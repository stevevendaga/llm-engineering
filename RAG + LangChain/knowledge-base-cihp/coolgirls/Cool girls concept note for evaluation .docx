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5441B8" w14:textId="77777777" w:rsidR="00466FA9" w:rsidRPr="00B960C4" w:rsidRDefault="00466FA9" w:rsidP="00466FA9">
      <w:pPr>
        <w:pStyle w:val="Title"/>
        <w:jc w:val="center"/>
        <w:rPr>
          <w:rFonts w:asciiTheme="minorHAnsi" w:hAnsiTheme="minorHAnsi" w:cstheme="minorHAnsi"/>
          <w:sz w:val="28"/>
          <w:szCs w:val="28"/>
        </w:rPr>
      </w:pPr>
      <w:r w:rsidRPr="00B960C4">
        <w:rPr>
          <w:rFonts w:asciiTheme="minorHAnsi" w:hAnsiTheme="minorHAnsi" w:cstheme="minorHAnsi"/>
          <w:noProof/>
          <w:sz w:val="28"/>
          <w:szCs w:val="28"/>
        </w:rPr>
        <mc:AlternateContent>
          <mc:Choice Requires="wps">
            <w:drawing>
              <wp:anchor distT="0" distB="0" distL="114300" distR="114300" simplePos="0" relativeHeight="251659264" behindDoc="0" locked="0" layoutInCell="1" allowOverlap="1" wp14:anchorId="18D17273" wp14:editId="36205223">
                <wp:simplePos x="0" y="0"/>
                <wp:positionH relativeFrom="column">
                  <wp:posOffset>5024151</wp:posOffset>
                </wp:positionH>
                <wp:positionV relativeFrom="paragraph">
                  <wp:posOffset>-728446</wp:posOffset>
                </wp:positionV>
                <wp:extent cx="1225296" cy="400049"/>
                <wp:effectExtent l="0" t="0" r="0" b="635"/>
                <wp:wrapNone/>
                <wp:docPr id="8" name="object 5">
                  <a:extLst xmlns:a="http://schemas.openxmlformats.org/drawingml/2006/main">
                    <a:ext uri="{FF2B5EF4-FFF2-40B4-BE49-F238E27FC236}">
                      <a16:creationId xmlns:a16="http://schemas.microsoft.com/office/drawing/2014/main" id="{AE65D3DF-918A-4925-B7F8-588B9C193722}"/>
                    </a:ext>
                  </a:extLst>
                </wp:docPr>
                <wp:cNvGraphicFramePr/>
                <a:graphic xmlns:a="http://schemas.openxmlformats.org/drawingml/2006/main">
                  <a:graphicData uri="http://schemas.microsoft.com/office/word/2010/wordprocessingShape">
                    <wps:wsp>
                      <wps:cNvSpPr/>
                      <wps:spPr>
                        <a:xfrm>
                          <a:off x="0" y="0"/>
                          <a:ext cx="1225296" cy="400049"/>
                        </a:xfrm>
                        <a:prstGeom prst="rect">
                          <a:avLst/>
                        </a:prstGeom>
                        <a:blipFill>
                          <a:blip r:embed="rId5" cstate="print"/>
                          <a:stretch>
                            <a:fillRect/>
                          </a:stretch>
                        </a:blipFill>
                      </wps:spPr>
                      <wps:bodyPr wrap="square" lIns="0" tIns="0" rIns="0" bIns="0" rtlCol="0"/>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628E67EF" id="object 5" o:spid="_x0000_s1026" style="position:absolute;margin-left:395.6pt;margin-top:-57.35pt;width:96.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&#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" stroked="f">
                <v:fill r:id="rId6" o:title="" recolor="t" rotate="t" type="frame"/>
                <v:textbox inset="0,0,0,0"/>
              </v:rect>
            </w:pict>
          </mc:Fallback>
        </mc:AlternateContent>
      </w:r>
      <w:r w:rsidRPr="00B960C4">
        <w:rPr>
          <w:rFonts w:asciiTheme="minorHAnsi" w:hAnsiTheme="minorHAnsi" w:cstheme="minorHAnsi"/>
          <w:sz w:val="28"/>
          <w:szCs w:val="28"/>
        </w:rPr>
        <w:t xml:space="preserve">Outline and guide for short concept note on evaluation of new program interventions proposed for implementation </w:t>
      </w:r>
    </w:p>
    <w:p w14:paraId="01C60DB3" w14:textId="74FE19C0" w:rsidR="00F03F36" w:rsidRPr="00B960C4" w:rsidRDefault="00466FA9" w:rsidP="00466FA9">
      <w:pPr>
        <w:pStyle w:val="Heading1"/>
        <w:numPr>
          <w:ilvl w:val="0"/>
          <w:numId w:val="6"/>
        </w:numPr>
        <w:tabs>
          <w:tab w:val="num" w:pos="720"/>
        </w:tabs>
        <w:ind w:left="720"/>
        <w:rPr>
          <w:rFonts w:asciiTheme="minorHAnsi" w:hAnsiTheme="minorHAnsi" w:cstheme="minorHAnsi"/>
          <w:b/>
          <w:sz w:val="28"/>
          <w:szCs w:val="28"/>
        </w:rPr>
      </w:pPr>
      <w:r w:rsidRPr="00B960C4">
        <w:rPr>
          <w:rFonts w:asciiTheme="minorHAnsi" w:hAnsiTheme="minorHAnsi" w:cstheme="minorHAnsi"/>
          <w:b/>
          <w:sz w:val="28"/>
          <w:szCs w:val="28"/>
        </w:rPr>
        <w:t xml:space="preserve">Introduction </w:t>
      </w:r>
    </w:p>
    <w:p w14:paraId="26083816" w14:textId="77777777" w:rsidR="00F03F36" w:rsidRPr="00F03F36" w:rsidRDefault="00F03F36" w:rsidP="00F03F36">
      <w:pPr>
        <w:shd w:val="clear" w:color="auto" w:fill="FFFFFF"/>
        <w:spacing w:after="0" w:line="276" w:lineRule="auto"/>
        <w:rPr>
          <w:rFonts w:eastAsia="Times New Roman" w:cstheme="minorHAnsi"/>
          <w:color w:val="000000"/>
          <w:sz w:val="28"/>
          <w:szCs w:val="28"/>
        </w:rPr>
      </w:pPr>
      <w:r w:rsidRPr="00F03F36">
        <w:rPr>
          <w:rFonts w:eastAsia="Times New Roman" w:cstheme="minorHAnsi"/>
          <w:color w:val="000000"/>
          <w:sz w:val="28"/>
          <w:szCs w:val="28"/>
          <w:bdr w:val="none" w:sz="0" w:space="0" w:color="auto" w:frame="1"/>
        </w:rPr>
        <w:t>·       </w:t>
      </w:r>
      <w:r w:rsidRPr="00F03F36">
        <w:rPr>
          <w:rFonts w:eastAsia="Times New Roman" w:cstheme="minorHAnsi"/>
          <w:i/>
          <w:iCs/>
          <w:color w:val="2F5496"/>
          <w:sz w:val="28"/>
          <w:szCs w:val="28"/>
          <w:bdr w:val="none" w:sz="0" w:space="0" w:color="auto" w:frame="1"/>
        </w:rPr>
        <w:t>Include the problem statement –</w:t>
      </w:r>
      <w:r w:rsidRPr="00F03F36">
        <w:rPr>
          <w:rFonts w:eastAsia="Times New Roman" w:cstheme="minorHAnsi"/>
          <w:color w:val="2F5496"/>
          <w:sz w:val="28"/>
          <w:szCs w:val="28"/>
          <w:bdr w:val="none" w:sz="0" w:space="0" w:color="auto" w:frame="1"/>
        </w:rPr>
        <w:t> </w:t>
      </w:r>
      <w:r w:rsidRPr="00F03F36">
        <w:rPr>
          <w:rFonts w:eastAsia="Times New Roman" w:cstheme="minorHAnsi"/>
          <w:i/>
          <w:iCs/>
          <w:color w:val="2F5496"/>
          <w:sz w:val="28"/>
          <w:szCs w:val="28"/>
          <w:bdr w:val="none" w:sz="0" w:space="0" w:color="auto" w:frame="1"/>
        </w:rPr>
        <w:t>what is the program issue or gap to be addressed by the intervention? Highlight who is affected, where, and why is it important to focus on the identified group or sub-population?</w:t>
      </w:r>
      <w:r w:rsidRPr="00F03F36">
        <w:rPr>
          <w:rFonts w:eastAsia="Times New Roman" w:cstheme="minorHAnsi"/>
          <w:color w:val="2F5496"/>
          <w:sz w:val="28"/>
          <w:szCs w:val="28"/>
          <w:bdr w:val="none" w:sz="0" w:space="0" w:color="auto" w:frame="1"/>
        </w:rPr>
        <w:t> </w:t>
      </w:r>
    </w:p>
    <w:p w14:paraId="245C7658" w14:textId="77777777" w:rsidR="00F03F36" w:rsidRPr="00F03F36" w:rsidRDefault="00F03F36" w:rsidP="00BD1F31">
      <w:pPr>
        <w:shd w:val="clear" w:color="auto" w:fill="FFFFFF"/>
        <w:spacing w:after="0" w:line="276" w:lineRule="auto"/>
        <w:jc w:val="both"/>
        <w:textAlignment w:val="baseline"/>
        <w:rPr>
          <w:rFonts w:eastAsia="Times New Roman" w:cstheme="minorHAnsi"/>
          <w:color w:val="000000"/>
          <w:sz w:val="28"/>
          <w:szCs w:val="28"/>
        </w:rPr>
      </w:pPr>
      <w:r w:rsidRPr="00F03F36">
        <w:rPr>
          <w:rFonts w:eastAsia="Times New Roman" w:cstheme="minorHAnsi"/>
          <w:i/>
          <w:iCs/>
          <w:color w:val="2F5496"/>
          <w:sz w:val="28"/>
          <w:szCs w:val="28"/>
          <w:bdr w:val="none" w:sz="0" w:space="0" w:color="auto" w:frame="1"/>
          <w:shd w:val="clear" w:color="auto" w:fill="FFFF00"/>
        </w:rPr>
        <w:t>Sub-Saharan Africa is grappling with a significant HIV/AIDS burden, particularly among adolescent girls and young women (AGYW). Despite comprising only 10% of the total population, AGYW account for about 25% of all HIV infections. UNAIDS reported that 6,200 young women aged 15-24 are infected with HIV on a weekly basis worldwide, highlighting the urgent need for targeted interventions. Various factors contribute to the heightened vulnerability of AGYW to HIV, including socio-cultural barriers to comprehensive sexuality education, inter-generational and transactional sex practices, lack of schooling and economic empowerment, gender-based violence, and harmful traditional practices</w:t>
      </w:r>
      <w:r w:rsidRPr="00F03F36">
        <w:rPr>
          <w:rFonts w:eastAsia="Times New Roman" w:cstheme="minorHAnsi"/>
          <w:i/>
          <w:iCs/>
          <w:color w:val="2F5496"/>
          <w:sz w:val="28"/>
          <w:szCs w:val="28"/>
          <w:bdr w:val="none" w:sz="0" w:space="0" w:color="auto" w:frame="1"/>
        </w:rPr>
        <w:t>.</w:t>
      </w:r>
    </w:p>
    <w:p w14:paraId="4205A33C" w14:textId="77777777" w:rsidR="007E77A8" w:rsidRDefault="00F03F36" w:rsidP="00F03F36">
      <w:pPr>
        <w:numPr>
          <w:ilvl w:val="0"/>
          <w:numId w:val="1"/>
        </w:numPr>
        <w:shd w:val="clear" w:color="auto" w:fill="FFFFFF"/>
        <w:spacing w:after="0" w:line="276" w:lineRule="auto"/>
        <w:textAlignment w:val="baseline"/>
        <w:rPr>
          <w:rFonts w:eastAsia="Times New Roman" w:cstheme="minorHAnsi"/>
          <w:color w:val="2F5496"/>
          <w:sz w:val="28"/>
          <w:szCs w:val="28"/>
        </w:rPr>
      </w:pPr>
      <w:r w:rsidRPr="00F03F36">
        <w:rPr>
          <w:rFonts w:eastAsia="Times New Roman" w:cstheme="minorHAnsi"/>
          <w:i/>
          <w:iCs/>
          <w:color w:val="2F5496"/>
          <w:sz w:val="28"/>
          <w:szCs w:val="28"/>
          <w:bdr w:val="none" w:sz="0" w:space="0" w:color="auto" w:frame="1"/>
        </w:rPr>
        <w:t>What is the proposed solution? Has it been used before? If so, how (and where) was it used and how effective was it? (Useful to provide evidence for this - references). Why do you think the proposed intervention would be effective for the problem described above? </w:t>
      </w:r>
      <w:r w:rsidRPr="00F03F36">
        <w:rPr>
          <w:rFonts w:eastAsia="Times New Roman" w:cstheme="minorHAnsi"/>
          <w:color w:val="2F5496"/>
          <w:sz w:val="28"/>
          <w:szCs w:val="28"/>
        </w:rPr>
        <w:t> </w:t>
      </w:r>
    </w:p>
    <w:p w14:paraId="0A34C9FD" w14:textId="2E34FE1E" w:rsidR="00F03F36" w:rsidRPr="00F03F36" w:rsidRDefault="00F03F36" w:rsidP="00F5459D">
      <w:pPr>
        <w:shd w:val="clear" w:color="auto" w:fill="FFFFFF"/>
        <w:spacing w:after="0" w:line="276" w:lineRule="auto"/>
        <w:jc w:val="both"/>
        <w:textAlignment w:val="baseline"/>
        <w:rPr>
          <w:rFonts w:eastAsia="Times New Roman" w:cstheme="minorHAnsi"/>
          <w:color w:val="2F5496"/>
          <w:sz w:val="28"/>
          <w:szCs w:val="28"/>
        </w:rPr>
      </w:pPr>
      <w:r w:rsidRPr="00F03F36">
        <w:rPr>
          <w:rFonts w:eastAsia="Times New Roman" w:cstheme="minorHAnsi"/>
          <w:color w:val="2F5496"/>
          <w:sz w:val="28"/>
          <w:szCs w:val="28"/>
          <w:bdr w:val="none" w:sz="0" w:space="0" w:color="auto" w:frame="1"/>
          <w:shd w:val="clear" w:color="auto" w:fill="FFFF00"/>
        </w:rPr>
        <w:t>In response to these challenges, the Center for Integrated Health Programs (CIHP) has developed the Cool Girls Program, an innovative approach aimed at HIV prevention and treatment among AGYW aged 15-24. Leveraging technology, specifically social media applications, the program facilitates access to vital information and support. The curriculum covers essential topics such as abstinence, safe sex negotiation skills, dating, gender-based violence awareness, assertiveness, and self-esteem building. Subject matter experts from CIHP engage AGYW through facilitated discussions on the mobile platform, providing them with knowledge and tools to make informed decisions regarding HIV prevention and treatment. Because the Cool Girls Program offers several elements that suggest its potential effectiveness</w:t>
      </w:r>
      <w:r w:rsidRPr="00F03F36">
        <w:rPr>
          <w:rFonts w:eastAsia="Times New Roman" w:cstheme="minorHAnsi"/>
          <w:b/>
          <w:bCs/>
          <w:color w:val="2F5496"/>
          <w:sz w:val="28"/>
          <w:szCs w:val="28"/>
          <w:bdr w:val="none" w:sz="0" w:space="0" w:color="auto" w:frame="1"/>
          <w:shd w:val="clear" w:color="auto" w:fill="FFFF00"/>
        </w:rPr>
        <w:t> </w:t>
      </w:r>
      <w:r w:rsidRPr="00F03F36">
        <w:rPr>
          <w:rFonts w:eastAsia="Times New Roman" w:cstheme="minorHAnsi"/>
          <w:color w:val="2F5496"/>
          <w:sz w:val="28"/>
          <w:szCs w:val="28"/>
          <w:bdr w:val="none" w:sz="0" w:space="0" w:color="auto" w:frame="1"/>
          <w:shd w:val="clear" w:color="auto" w:fill="FFFF00"/>
        </w:rPr>
        <w:t xml:space="preserve">Overall, the combination of technology, comprehensive curriculum, expert facilitation, interactive discussions, and empowerment strategies suggests that the Cool Girls Program has the potential to effectively </w:t>
      </w:r>
      <w:r w:rsidRPr="00F03F36">
        <w:rPr>
          <w:rFonts w:eastAsia="Times New Roman" w:cstheme="minorHAnsi"/>
          <w:color w:val="2F5496"/>
          <w:sz w:val="28"/>
          <w:szCs w:val="28"/>
          <w:bdr w:val="none" w:sz="0" w:space="0" w:color="auto" w:frame="1"/>
          <w:shd w:val="clear" w:color="auto" w:fill="FFFF00"/>
        </w:rPr>
        <w:lastRenderedPageBreak/>
        <w:t>address the challenges of HIV prevention and treatment among AGYW aged 15-24 in Sub-Saharan Africa.</w:t>
      </w:r>
    </w:p>
    <w:p w14:paraId="2635B558" w14:textId="47E95ED4" w:rsidR="00F03F36" w:rsidRPr="00F03F36" w:rsidRDefault="00F03F36" w:rsidP="00F5459D">
      <w:pPr>
        <w:shd w:val="clear" w:color="auto" w:fill="FFFFFF"/>
        <w:spacing w:beforeAutospacing="1" w:after="0" w:afterAutospacing="1" w:line="276" w:lineRule="auto"/>
        <w:ind w:left="720"/>
        <w:jc w:val="both"/>
        <w:rPr>
          <w:rFonts w:eastAsia="Times New Roman" w:cstheme="minorHAnsi"/>
          <w:color w:val="000000"/>
          <w:sz w:val="28"/>
          <w:szCs w:val="28"/>
        </w:rPr>
      </w:pPr>
    </w:p>
    <w:p w14:paraId="757AC0EA" w14:textId="77777777" w:rsidR="00F03F36" w:rsidRPr="00F03F36"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color w:val="2F5496"/>
          <w:sz w:val="28"/>
          <w:szCs w:val="28"/>
          <w:u w:val="single"/>
          <w:bdr w:val="none" w:sz="0" w:space="0" w:color="auto" w:frame="1"/>
        </w:rPr>
        <w:t>Objectives and outcomes of the intervention</w:t>
      </w:r>
    </w:p>
    <w:p w14:paraId="0147C9F2" w14:textId="77777777" w:rsidR="00F03F36" w:rsidRPr="00F03F36" w:rsidRDefault="00F03F36" w:rsidP="00F03F36">
      <w:pPr>
        <w:numPr>
          <w:ilvl w:val="0"/>
          <w:numId w:val="2"/>
        </w:numPr>
        <w:shd w:val="clear" w:color="auto" w:fill="FFFFFF"/>
        <w:spacing w:after="0" w:line="276" w:lineRule="auto"/>
        <w:rPr>
          <w:rFonts w:eastAsia="Times New Roman" w:cstheme="minorHAnsi"/>
          <w:color w:val="000000"/>
          <w:sz w:val="28"/>
          <w:szCs w:val="28"/>
        </w:rPr>
      </w:pPr>
      <w:r w:rsidRPr="00F03F36">
        <w:rPr>
          <w:rFonts w:eastAsia="Times New Roman" w:cstheme="minorHAnsi"/>
          <w:i/>
          <w:iCs/>
          <w:color w:val="2F5496"/>
          <w:sz w:val="28"/>
          <w:szCs w:val="28"/>
          <w:bdr w:val="none" w:sz="0" w:space="0" w:color="auto" w:frame="1"/>
        </w:rPr>
        <w:t>Describe what would be achieved by the intervention, outlining clear and SMART objectives (maybe one or more)</w:t>
      </w:r>
    </w:p>
    <w:p w14:paraId="3A1B02FC" w14:textId="77777777" w:rsidR="00F03F36" w:rsidRPr="00F03F36" w:rsidRDefault="00F03F36" w:rsidP="00F03F36">
      <w:pPr>
        <w:shd w:val="clear" w:color="auto" w:fill="FFFFFF"/>
        <w:spacing w:beforeAutospacing="1" w:after="0" w:afterAutospacing="1" w:line="276" w:lineRule="auto"/>
        <w:ind w:left="360"/>
        <w:rPr>
          <w:rFonts w:eastAsia="Times New Roman" w:cstheme="minorHAnsi"/>
          <w:color w:val="000000"/>
          <w:sz w:val="28"/>
          <w:szCs w:val="28"/>
        </w:rPr>
      </w:pPr>
      <w:r w:rsidRPr="00F03F36">
        <w:rPr>
          <w:rFonts w:eastAsia="Times New Roman" w:cstheme="minorHAnsi"/>
          <w:color w:val="2F5496"/>
          <w:sz w:val="28"/>
          <w:szCs w:val="28"/>
          <w:bdr w:val="none" w:sz="0" w:space="0" w:color="auto" w:frame="1"/>
        </w:rPr>
        <w:t> </w:t>
      </w:r>
      <w:commentRangeStart w:id="0"/>
    </w:p>
    <w:p w14:paraId="394E4E9F" w14:textId="77777777" w:rsidR="00F03F36" w:rsidRPr="00F03F36" w:rsidRDefault="00F03F36" w:rsidP="002F4263">
      <w:pPr>
        <w:numPr>
          <w:ilvl w:val="0"/>
          <w:numId w:val="3"/>
        </w:numPr>
        <w:shd w:val="clear" w:color="auto" w:fill="FFFFFF"/>
        <w:spacing w:after="0" w:line="276" w:lineRule="auto"/>
        <w:jc w:val="both"/>
        <w:rPr>
          <w:rFonts w:eastAsia="Times New Roman" w:cstheme="minorHAnsi"/>
          <w:color w:val="000000"/>
          <w:sz w:val="28"/>
          <w:szCs w:val="28"/>
        </w:rPr>
      </w:pPr>
      <w:r w:rsidRPr="00F03F36">
        <w:rPr>
          <w:rFonts w:eastAsia="Times New Roman" w:cstheme="minorHAnsi"/>
          <w:color w:val="2F5496"/>
          <w:sz w:val="28"/>
          <w:szCs w:val="28"/>
          <w:bdr w:val="none" w:sz="0" w:space="0" w:color="auto" w:frame="1"/>
          <w:shd w:val="clear" w:color="auto" w:fill="FFFF00"/>
        </w:rPr>
        <w:t>Provide targeted messaging on sexual and reproductive health, HIV prevention, treatment adherence, mental well-being, and one-on-one mentoring, along with referrals to services using the cool girls mobile app.</w:t>
      </w:r>
      <w:commentRangeEnd w:id="0"/>
      <w:r w:rsidR="00DB24A5">
        <w:rPr>
          <w:rStyle w:val="CommentReference"/>
        </w:rPr>
        <w:commentReference w:id="0"/>
      </w:r>
    </w:p>
    <w:p w14:paraId="0C2AFD3C" w14:textId="77777777" w:rsidR="00F03F36" w:rsidRPr="00F03F36" w:rsidRDefault="00F03F36" w:rsidP="002F4263">
      <w:pPr>
        <w:shd w:val="clear" w:color="auto" w:fill="FFFFFF"/>
        <w:spacing w:beforeAutospacing="1" w:after="0" w:line="276" w:lineRule="auto"/>
        <w:ind w:left="720"/>
        <w:jc w:val="both"/>
        <w:rPr>
          <w:rFonts w:eastAsia="Times New Roman" w:cstheme="minorHAnsi"/>
          <w:color w:val="000000"/>
          <w:sz w:val="28"/>
          <w:szCs w:val="28"/>
        </w:rPr>
      </w:pPr>
      <w:r w:rsidRPr="00F03F36">
        <w:rPr>
          <w:rFonts w:eastAsia="Times New Roman" w:cstheme="minorHAnsi"/>
          <w:color w:val="2F5496"/>
          <w:sz w:val="28"/>
          <w:szCs w:val="28"/>
          <w:bdr w:val="none" w:sz="0" w:space="0" w:color="auto" w:frame="1"/>
        </w:rPr>
        <w:t> </w:t>
      </w:r>
    </w:p>
    <w:p w14:paraId="6841A79C" w14:textId="77777777" w:rsidR="00F03F36" w:rsidRPr="00F03F36" w:rsidRDefault="00F03F36" w:rsidP="002F4263">
      <w:pPr>
        <w:numPr>
          <w:ilvl w:val="0"/>
          <w:numId w:val="4"/>
        </w:numPr>
        <w:shd w:val="clear" w:color="auto" w:fill="FFFFFF"/>
        <w:spacing w:after="0" w:line="276" w:lineRule="auto"/>
        <w:jc w:val="both"/>
        <w:rPr>
          <w:rFonts w:eastAsia="Times New Roman" w:cstheme="minorHAnsi"/>
          <w:color w:val="000000"/>
          <w:sz w:val="28"/>
          <w:szCs w:val="28"/>
        </w:rPr>
      </w:pPr>
      <w:commentRangeStart w:id="1"/>
      <w:r w:rsidRPr="00F03F36">
        <w:rPr>
          <w:rFonts w:eastAsia="Times New Roman" w:cstheme="minorHAnsi"/>
          <w:color w:val="2F5496"/>
          <w:sz w:val="28"/>
          <w:szCs w:val="28"/>
          <w:bdr w:val="none" w:sz="0" w:space="0" w:color="auto" w:frame="1"/>
          <w:shd w:val="clear" w:color="auto" w:fill="FFFF00"/>
        </w:rPr>
        <w:t>The Cool Girls Program targets reducing HIV infection rates and preventing transmission among AGYW.</w:t>
      </w:r>
      <w:commentRangeEnd w:id="1"/>
      <w:r w:rsidR="003428D5">
        <w:rPr>
          <w:rStyle w:val="CommentReference"/>
        </w:rPr>
        <w:commentReference w:id="1"/>
      </w:r>
    </w:p>
    <w:p w14:paraId="39C7EA15" w14:textId="7D8A90FE" w:rsidR="00F03F36" w:rsidRPr="00F03F36" w:rsidRDefault="00F03F36" w:rsidP="00F03F36">
      <w:pPr>
        <w:shd w:val="clear" w:color="auto" w:fill="FFFFFF"/>
        <w:spacing w:beforeAutospacing="1" w:after="0" w:line="276" w:lineRule="auto"/>
        <w:ind w:left="720"/>
        <w:rPr>
          <w:rFonts w:eastAsia="Times New Roman" w:cstheme="minorHAnsi"/>
          <w:color w:val="000000"/>
          <w:sz w:val="28"/>
          <w:szCs w:val="28"/>
        </w:rPr>
      </w:pPr>
    </w:p>
    <w:p w14:paraId="456BFC5F" w14:textId="77777777" w:rsidR="00F03F36" w:rsidRPr="00F03F36" w:rsidRDefault="00F03F36" w:rsidP="00F03F36">
      <w:pPr>
        <w:shd w:val="clear" w:color="auto" w:fill="FFFFFF"/>
        <w:spacing w:beforeAutospacing="1" w:after="0" w:afterAutospacing="1" w:line="276" w:lineRule="auto"/>
        <w:ind w:left="720"/>
        <w:rPr>
          <w:rFonts w:eastAsia="Times New Roman" w:cstheme="minorHAnsi"/>
          <w:color w:val="000000"/>
          <w:sz w:val="28"/>
          <w:szCs w:val="28"/>
        </w:rPr>
      </w:pPr>
      <w:r w:rsidRPr="00F03F36">
        <w:rPr>
          <w:rFonts w:eastAsia="Times New Roman" w:cstheme="minorHAnsi"/>
          <w:i/>
          <w:iCs/>
          <w:color w:val="2F5496"/>
          <w:sz w:val="28"/>
          <w:szCs w:val="28"/>
          <w:bdr w:val="none" w:sz="0" w:space="0" w:color="auto" w:frame="1"/>
        </w:rPr>
        <w:t>Specify the </w:t>
      </w:r>
      <w:r w:rsidRPr="00F03F36">
        <w:rPr>
          <w:rFonts w:eastAsia="Times New Roman" w:cstheme="minorHAnsi"/>
          <w:b/>
          <w:bCs/>
          <w:i/>
          <w:iCs/>
          <w:color w:val="2F5496"/>
          <w:sz w:val="28"/>
          <w:szCs w:val="28"/>
          <w:bdr w:val="none" w:sz="0" w:space="0" w:color="auto" w:frame="1"/>
        </w:rPr>
        <w:t>expected </w:t>
      </w:r>
      <w:r w:rsidRPr="00F03F36">
        <w:rPr>
          <w:rFonts w:eastAsia="Times New Roman" w:cstheme="minorHAnsi"/>
          <w:i/>
          <w:iCs/>
          <w:color w:val="2F5496"/>
          <w:sz w:val="28"/>
          <w:szCs w:val="28"/>
          <w:bdr w:val="none" w:sz="0" w:space="0" w:color="auto" w:frame="1"/>
        </w:rPr>
        <w:t>outcomes related to each of the objectives and highlight the primary outcome if more than one outcome</w:t>
      </w:r>
    </w:p>
    <w:p w14:paraId="5ABDB30F" w14:textId="2D059F7C" w:rsidR="00F03F36" w:rsidRPr="00F03F36" w:rsidRDefault="00F03F36" w:rsidP="00B960C4">
      <w:pPr>
        <w:shd w:val="clear" w:color="auto" w:fill="FFFFFF"/>
        <w:spacing w:beforeAutospacing="1" w:after="0" w:afterAutospacing="1" w:line="276" w:lineRule="auto"/>
        <w:ind w:left="720" w:firstLine="60"/>
        <w:rPr>
          <w:rFonts w:eastAsia="Times New Roman" w:cstheme="minorHAnsi"/>
          <w:color w:val="000000"/>
          <w:sz w:val="28"/>
          <w:szCs w:val="28"/>
        </w:rPr>
      </w:pPr>
      <w:commentRangeStart w:id="2"/>
    </w:p>
    <w:p w14:paraId="3A8B2B87" w14:textId="4A41C4A6" w:rsidR="00F03F36" w:rsidRPr="00B960C4" w:rsidRDefault="00F03F36" w:rsidP="00B960C4">
      <w:pPr>
        <w:pStyle w:val="ListParagraph"/>
        <w:numPr>
          <w:ilvl w:val="0"/>
          <w:numId w:val="8"/>
        </w:numPr>
        <w:shd w:val="clear" w:color="auto" w:fill="FFFFFF"/>
        <w:spacing w:after="0" w:line="276" w:lineRule="auto"/>
        <w:textAlignment w:val="baseline"/>
        <w:rPr>
          <w:rFonts w:eastAsia="Times New Roman" w:cstheme="minorHAnsi"/>
          <w:color w:val="000000"/>
          <w:sz w:val="28"/>
          <w:szCs w:val="28"/>
        </w:rPr>
      </w:pPr>
      <w:r w:rsidRPr="00B960C4">
        <w:rPr>
          <w:rFonts w:eastAsia="Times New Roman" w:cstheme="minorHAnsi"/>
          <w:i/>
          <w:iCs/>
          <w:color w:val="2F5496"/>
          <w:sz w:val="28"/>
          <w:szCs w:val="28"/>
          <w:bdr w:val="none" w:sz="0" w:space="0" w:color="auto" w:frame="1"/>
          <w:shd w:val="clear" w:color="auto" w:fill="FFFF00"/>
        </w:rPr>
        <w:t>Through bridging knowledge gaps and fostering behavioral change, the program aims to achieve these goals over time.</w:t>
      </w:r>
      <w:commentRangeEnd w:id="2"/>
      <w:r w:rsidR="00315E99">
        <w:rPr>
          <w:rStyle w:val="CommentReference"/>
        </w:rPr>
        <w:commentReference w:id="2"/>
      </w:r>
    </w:p>
    <w:p w14:paraId="22EC176D" w14:textId="77777777" w:rsidR="0087631A" w:rsidRPr="0087631A" w:rsidRDefault="00F03F36" w:rsidP="00B960C4">
      <w:pPr>
        <w:pStyle w:val="ListParagraph"/>
        <w:numPr>
          <w:ilvl w:val="0"/>
          <w:numId w:val="8"/>
        </w:numPr>
        <w:shd w:val="clear" w:color="auto" w:fill="FFFFFF"/>
        <w:spacing w:beforeAutospacing="1" w:after="0" w:afterAutospacing="1" w:line="276" w:lineRule="auto"/>
        <w:rPr>
          <w:ins w:id="3" w:author="Adebola S. Adekogbe" w:date="2024-02-16T10:43:00Z"/>
          <w:rStyle w:val="CommentReference"/>
          <w:rFonts w:eastAsia="Times New Roman" w:cstheme="minorHAnsi"/>
          <w:color w:val="000000"/>
          <w:sz w:val="28"/>
          <w:szCs w:val="28"/>
          <w:rPrChange w:id="4" w:author="Adebola S. Adekogbe" w:date="2024-02-16T10:43:00Z">
            <w:rPr>
              <w:ins w:id="5" w:author="Adebola S. Adekogbe" w:date="2024-02-16T10:43:00Z"/>
              <w:rStyle w:val="CommentReference"/>
            </w:rPr>
          </w:rPrChange>
        </w:rPr>
      </w:pPr>
      <w:commentRangeStart w:id="6"/>
      <w:r w:rsidRPr="00B960C4">
        <w:rPr>
          <w:rFonts w:eastAsia="Times New Roman" w:cstheme="minorHAnsi"/>
          <w:i/>
          <w:iCs/>
          <w:color w:val="2F5496"/>
          <w:sz w:val="28"/>
          <w:szCs w:val="28"/>
          <w:bdr w:val="none" w:sz="0" w:space="0" w:color="auto" w:frame="1"/>
          <w:shd w:val="clear" w:color="auto" w:fill="FFFF00"/>
        </w:rPr>
        <w:t xml:space="preserve">Decreased HIV Infection Rates: By targeting HIV prevention measures and offering treatment support to AGYW who are already HIV-positive, the Cool </w:t>
      </w:r>
      <w:commentRangeEnd w:id="6"/>
      <w:r w:rsidR="00315E99">
        <w:rPr>
          <w:rStyle w:val="CommentReference"/>
        </w:rPr>
        <w:commentReference w:id="6"/>
      </w:r>
    </w:p>
    <w:p w14:paraId="2A5F9494" w14:textId="017D902A" w:rsidR="00F03F36" w:rsidRPr="0087631A" w:rsidRDefault="00F03F36" w:rsidP="00B960C4">
      <w:pPr>
        <w:pStyle w:val="ListParagraph"/>
        <w:numPr>
          <w:ilvl w:val="0"/>
          <w:numId w:val="8"/>
        </w:numPr>
        <w:shd w:val="clear" w:color="auto" w:fill="FFFFFF"/>
        <w:spacing w:beforeAutospacing="1" w:after="0" w:afterAutospacing="1" w:line="276" w:lineRule="auto"/>
        <w:rPr>
          <w:ins w:id="7" w:author="Adebola S. Adekogbe" w:date="2024-02-16T10:45:00Z"/>
          <w:rFonts w:eastAsia="Times New Roman" w:cstheme="minorHAnsi"/>
          <w:color w:val="000000"/>
          <w:sz w:val="28"/>
          <w:szCs w:val="28"/>
          <w:rPrChange w:id="8" w:author="Adebola S. Adekogbe" w:date="2024-02-16T10:45:00Z">
            <w:rPr>
              <w:ins w:id="9" w:author="Adebola S. Adekogbe" w:date="2024-02-16T10:45:00Z"/>
              <w:rFonts w:eastAsia="Times New Roman" w:cstheme="minorHAnsi"/>
              <w:i/>
              <w:iCs/>
              <w:color w:val="2F5496"/>
              <w:sz w:val="28"/>
              <w:szCs w:val="28"/>
              <w:bdr w:val="none" w:sz="0" w:space="0" w:color="auto" w:frame="1"/>
              <w:shd w:val="clear" w:color="auto" w:fill="FFFF00"/>
            </w:rPr>
          </w:rPrChange>
        </w:rPr>
      </w:pPr>
      <w:commentRangeStart w:id="10"/>
      <w:r w:rsidRPr="00B960C4">
        <w:rPr>
          <w:rFonts w:eastAsia="Times New Roman" w:cstheme="minorHAnsi"/>
          <w:i/>
          <w:iCs/>
          <w:color w:val="2F5496"/>
          <w:sz w:val="28"/>
          <w:szCs w:val="28"/>
          <w:bdr w:val="none" w:sz="0" w:space="0" w:color="auto" w:frame="1"/>
          <w:shd w:val="clear" w:color="auto" w:fill="FFFF00"/>
        </w:rPr>
        <w:t xml:space="preserve">Girls Program aims to contribute to a reduction in HIV infection rates among this demographic over time. By bridging knowledge gaps and fostering behavioral change, the program works towards this </w:t>
      </w:r>
      <w:commentRangeStart w:id="11"/>
      <w:r w:rsidRPr="00B960C4">
        <w:rPr>
          <w:rFonts w:eastAsia="Times New Roman" w:cstheme="minorHAnsi"/>
          <w:i/>
          <w:iCs/>
          <w:color w:val="2F5496"/>
          <w:sz w:val="28"/>
          <w:szCs w:val="28"/>
          <w:bdr w:val="none" w:sz="0" w:space="0" w:color="auto" w:frame="1"/>
          <w:shd w:val="clear" w:color="auto" w:fill="FFFF00"/>
        </w:rPr>
        <w:t>outcome</w:t>
      </w:r>
      <w:commentRangeEnd w:id="11"/>
      <w:r w:rsidR="0087631A">
        <w:rPr>
          <w:rStyle w:val="CommentReference"/>
        </w:rPr>
        <w:commentReference w:id="11"/>
      </w:r>
      <w:r w:rsidRPr="00B960C4">
        <w:rPr>
          <w:rFonts w:eastAsia="Times New Roman" w:cstheme="minorHAnsi"/>
          <w:i/>
          <w:iCs/>
          <w:color w:val="2F5496"/>
          <w:sz w:val="28"/>
          <w:szCs w:val="28"/>
          <w:bdr w:val="none" w:sz="0" w:space="0" w:color="auto" w:frame="1"/>
          <w:shd w:val="clear" w:color="auto" w:fill="FFFF00"/>
        </w:rPr>
        <w:t>.</w:t>
      </w:r>
      <w:commentRangeEnd w:id="10"/>
      <w:r w:rsidR="0087631A">
        <w:rPr>
          <w:rStyle w:val="CommentReference"/>
        </w:rPr>
        <w:commentReference w:id="10"/>
      </w:r>
    </w:p>
    <w:p w14:paraId="49104CC9" w14:textId="77777777" w:rsidR="0087631A" w:rsidRPr="00B960C4" w:rsidRDefault="0087631A" w:rsidP="00B960C4">
      <w:pPr>
        <w:pStyle w:val="ListParagraph"/>
        <w:numPr>
          <w:ilvl w:val="0"/>
          <w:numId w:val="8"/>
        </w:numPr>
        <w:shd w:val="clear" w:color="auto" w:fill="FFFFFF"/>
        <w:spacing w:beforeAutospacing="1" w:after="0" w:afterAutospacing="1" w:line="276" w:lineRule="auto"/>
        <w:rPr>
          <w:rFonts w:eastAsia="Times New Roman" w:cstheme="minorHAnsi"/>
          <w:color w:val="000000"/>
          <w:sz w:val="28"/>
          <w:szCs w:val="28"/>
        </w:rPr>
      </w:pPr>
    </w:p>
    <w:p w14:paraId="6665A276" w14:textId="2635ADA5" w:rsidR="00F03F36" w:rsidRPr="00B960C4" w:rsidDel="009D03BC" w:rsidRDefault="00F03F36" w:rsidP="00B960C4">
      <w:pPr>
        <w:pStyle w:val="ListParagraph"/>
        <w:numPr>
          <w:ilvl w:val="0"/>
          <w:numId w:val="8"/>
        </w:numPr>
        <w:shd w:val="clear" w:color="auto" w:fill="FFFFFF"/>
        <w:spacing w:after="0" w:line="276" w:lineRule="auto"/>
        <w:textAlignment w:val="baseline"/>
        <w:rPr>
          <w:del w:id="12" w:author="Adebola S. Adekogbe" w:date="2024-03-05T13:40:00Z"/>
          <w:rFonts w:eastAsia="Times New Roman" w:cstheme="minorHAnsi"/>
          <w:color w:val="000000"/>
          <w:sz w:val="28"/>
          <w:szCs w:val="28"/>
        </w:rPr>
      </w:pPr>
      <w:commentRangeStart w:id="13"/>
      <w:r w:rsidRPr="00B960C4">
        <w:rPr>
          <w:rFonts w:eastAsia="Times New Roman" w:cstheme="minorHAnsi"/>
          <w:i/>
          <w:iCs/>
          <w:color w:val="2F5496"/>
          <w:sz w:val="28"/>
          <w:szCs w:val="28"/>
          <w:bdr w:val="none" w:sz="0" w:space="0" w:color="auto" w:frame="1"/>
          <w:shd w:val="clear" w:color="auto" w:fill="FFFF00"/>
        </w:rPr>
        <w:lastRenderedPageBreak/>
        <w:t>Improved Well-being and Empowerment: AGYW participating in the Cool Girls Program will benefit from targeted messaging on sexual and reproductive health, HIV prevention, and mental well-being, as well as one-on-one mentoring and service referrals. As a result, participants can experience improved well-being and empowerment, gaining the knowledge and support needed to make informed decisions about their health and future. Additionally, the program provides a safe and supportive environment for learning, networking, and enjoyment, further contributing to the overall well-being of AGYW.</w:t>
      </w:r>
      <w:commentRangeEnd w:id="13"/>
      <w:r w:rsidR="0087631A">
        <w:rPr>
          <w:rStyle w:val="CommentReference"/>
        </w:rPr>
        <w:commentReference w:id="13"/>
      </w:r>
    </w:p>
    <w:p w14:paraId="512783D7" w14:textId="2902DD4C" w:rsidR="009D03BC" w:rsidRDefault="009D03BC" w:rsidP="009D03BC">
      <w:pPr>
        <w:shd w:val="clear" w:color="auto" w:fill="FFFFFF"/>
        <w:spacing w:after="0" w:line="276" w:lineRule="auto"/>
        <w:textAlignment w:val="baseline"/>
        <w:rPr>
          <w:ins w:id="14" w:author="Adebola S. Adekogbe" w:date="2024-03-05T13:42:00Z"/>
          <w:rFonts w:eastAsia="Times New Roman" w:cstheme="minorHAnsi"/>
          <w:color w:val="2F5496"/>
          <w:sz w:val="28"/>
          <w:szCs w:val="28"/>
          <w:bdr w:val="none" w:sz="0" w:space="0" w:color="auto" w:frame="1"/>
        </w:rPr>
      </w:pPr>
    </w:p>
    <w:p w14:paraId="6DF0639B" w14:textId="51056F34" w:rsidR="009D03BC" w:rsidRDefault="00A33660" w:rsidP="009D03BC">
      <w:pPr>
        <w:shd w:val="clear" w:color="auto" w:fill="FFFFFF"/>
        <w:spacing w:after="0" w:line="276" w:lineRule="auto"/>
        <w:textAlignment w:val="baseline"/>
        <w:rPr>
          <w:ins w:id="15" w:author="Adebola S. Adekogbe" w:date="2024-03-05T13:42:00Z"/>
          <w:rFonts w:eastAsia="Times New Roman" w:cstheme="minorHAnsi"/>
          <w:color w:val="2F5496"/>
          <w:sz w:val="28"/>
          <w:szCs w:val="28"/>
          <w:bdr w:val="none" w:sz="0" w:space="0" w:color="auto" w:frame="1"/>
        </w:rPr>
      </w:pPr>
      <w:ins w:id="16" w:author="Adebola S. Adekogbe" w:date="2024-03-05T14:32:00Z">
        <w:r>
          <w:rPr>
            <w:rFonts w:eastAsia="Times New Roman" w:cstheme="minorHAnsi"/>
            <w:color w:val="2F5496"/>
            <w:sz w:val="28"/>
            <w:szCs w:val="28"/>
            <w:bdr w:val="none" w:sz="0" w:space="0" w:color="auto" w:frame="1"/>
          </w:rPr>
          <w:t>Primary o</w:t>
        </w:r>
      </w:ins>
      <w:ins w:id="17" w:author="Adebola S. Adekogbe" w:date="2024-03-05T13:42:00Z">
        <w:r w:rsidR="009D03BC">
          <w:rPr>
            <w:rFonts w:eastAsia="Times New Roman" w:cstheme="minorHAnsi"/>
            <w:color w:val="2F5496"/>
            <w:sz w:val="28"/>
            <w:szCs w:val="28"/>
            <w:bdr w:val="none" w:sz="0" w:space="0" w:color="auto" w:frame="1"/>
          </w:rPr>
          <w:t>utcome</w:t>
        </w:r>
      </w:ins>
      <w:ins w:id="18" w:author="Adebola S. Adekogbe" w:date="2024-03-05T14:13:00Z">
        <w:r w:rsidR="00A7057E">
          <w:rPr>
            <w:rFonts w:eastAsia="Times New Roman" w:cstheme="minorHAnsi"/>
            <w:color w:val="2F5496"/>
            <w:sz w:val="28"/>
            <w:szCs w:val="28"/>
            <w:bdr w:val="none" w:sz="0" w:space="0" w:color="auto" w:frame="1"/>
          </w:rPr>
          <w:t xml:space="preserve"> Indicators</w:t>
        </w:r>
      </w:ins>
    </w:p>
    <w:p w14:paraId="380F9194" w14:textId="6AE0B8C8" w:rsidR="009D03BC" w:rsidRDefault="00A7057E" w:rsidP="00A7057E">
      <w:pPr>
        <w:pStyle w:val="ListParagraph"/>
        <w:numPr>
          <w:ilvl w:val="1"/>
          <w:numId w:val="4"/>
        </w:numPr>
        <w:shd w:val="clear" w:color="auto" w:fill="FFFFFF"/>
        <w:spacing w:after="0" w:line="276" w:lineRule="auto"/>
        <w:textAlignment w:val="baseline"/>
        <w:rPr>
          <w:ins w:id="19" w:author="Adebola S. Adekogbe" w:date="2024-03-05T14:33:00Z"/>
          <w:rFonts w:eastAsia="Times New Roman" w:cstheme="minorHAnsi"/>
          <w:color w:val="2F5496"/>
          <w:sz w:val="28"/>
          <w:szCs w:val="28"/>
          <w:bdr w:val="none" w:sz="0" w:space="0" w:color="auto" w:frame="1"/>
        </w:rPr>
      </w:pPr>
      <w:ins w:id="20" w:author="Adebola S. Adekogbe" w:date="2024-03-05T14:15:00Z">
        <w:r>
          <w:rPr>
            <w:rFonts w:eastAsia="Times New Roman" w:cstheme="minorHAnsi"/>
            <w:color w:val="2F5496"/>
            <w:sz w:val="28"/>
            <w:szCs w:val="28"/>
            <w:bdr w:val="none" w:sz="0" w:space="0" w:color="auto" w:frame="1"/>
          </w:rPr>
          <w:t>P</w:t>
        </w:r>
      </w:ins>
      <w:ins w:id="21" w:author="Adebola S. Adekogbe" w:date="2024-03-05T14:16:00Z">
        <w:r>
          <w:rPr>
            <w:rFonts w:eastAsia="Times New Roman" w:cstheme="minorHAnsi"/>
            <w:color w:val="2F5496"/>
            <w:sz w:val="28"/>
            <w:szCs w:val="28"/>
            <w:bdr w:val="none" w:sz="0" w:space="0" w:color="auto" w:frame="1"/>
          </w:rPr>
          <w:t>roportion</w:t>
        </w:r>
      </w:ins>
      <w:ins w:id="22" w:author="Adebola S. Adekogbe" w:date="2024-03-05T14:13:00Z">
        <w:r w:rsidRPr="00A7057E">
          <w:rPr>
            <w:rFonts w:eastAsia="Times New Roman" w:cstheme="minorHAnsi"/>
            <w:color w:val="2F5496"/>
            <w:sz w:val="28"/>
            <w:szCs w:val="28"/>
            <w:bdr w:val="none" w:sz="0" w:space="0" w:color="auto" w:frame="1"/>
            <w:rPrChange w:id="23" w:author="Adebola S. Adekogbe" w:date="2024-03-05T14:15:00Z">
              <w:rPr>
                <w:bdr w:val="none" w:sz="0" w:space="0" w:color="auto" w:frame="1"/>
              </w:rPr>
            </w:rPrChange>
          </w:rPr>
          <w:t xml:space="preserve"> of AGYW with </w:t>
        </w:r>
      </w:ins>
      <w:ins w:id="24" w:author="Adebola S. Adekogbe" w:date="2024-03-05T14:14:00Z">
        <w:r w:rsidRPr="00A7057E">
          <w:rPr>
            <w:rFonts w:eastAsia="Times New Roman" w:cstheme="minorHAnsi"/>
            <w:color w:val="2F5496"/>
            <w:sz w:val="28"/>
            <w:szCs w:val="28"/>
            <w:bdr w:val="none" w:sz="0" w:space="0" w:color="auto" w:frame="1"/>
            <w:rPrChange w:id="25" w:author="Adebola S. Adekogbe" w:date="2024-03-05T14:15:00Z">
              <w:rPr>
                <w:bdr w:val="none" w:sz="0" w:space="0" w:color="auto" w:frame="1"/>
              </w:rPr>
            </w:rPrChange>
          </w:rPr>
          <w:t>improved knowledge and skills on SRH, HIV,</w:t>
        </w:r>
      </w:ins>
      <w:ins w:id="26" w:author="Adebola S. Adekogbe" w:date="2024-03-05T14:15:00Z">
        <w:r w:rsidRPr="00A7057E">
          <w:rPr>
            <w:rFonts w:eastAsia="Times New Roman" w:cstheme="minorHAnsi"/>
            <w:color w:val="2F5496"/>
            <w:sz w:val="28"/>
            <w:szCs w:val="28"/>
            <w:bdr w:val="none" w:sz="0" w:space="0" w:color="auto" w:frame="1"/>
            <w:rPrChange w:id="27" w:author="Adebola S. Adekogbe" w:date="2024-03-05T14:15:00Z">
              <w:rPr>
                <w:bdr w:val="none" w:sz="0" w:space="0" w:color="auto" w:frame="1"/>
              </w:rPr>
            </w:rPrChange>
          </w:rPr>
          <w:t xml:space="preserve"> GBV and Mental Health</w:t>
        </w:r>
      </w:ins>
    </w:p>
    <w:p w14:paraId="4A1DC3F8" w14:textId="02648D49" w:rsidR="00A33660" w:rsidRPr="00A7057E" w:rsidRDefault="00A33660">
      <w:pPr>
        <w:pStyle w:val="ListParagraph"/>
        <w:numPr>
          <w:ilvl w:val="1"/>
          <w:numId w:val="4"/>
        </w:numPr>
        <w:shd w:val="clear" w:color="auto" w:fill="FFFFFF"/>
        <w:spacing w:after="0" w:line="276" w:lineRule="auto"/>
        <w:textAlignment w:val="baseline"/>
        <w:rPr>
          <w:ins w:id="28" w:author="Adebola S. Adekogbe" w:date="2024-03-05T14:15:00Z"/>
          <w:rFonts w:eastAsia="Times New Roman" w:cstheme="minorHAnsi"/>
          <w:color w:val="2F5496"/>
          <w:sz w:val="28"/>
          <w:szCs w:val="28"/>
          <w:bdr w:val="none" w:sz="0" w:space="0" w:color="auto" w:frame="1"/>
          <w:rPrChange w:id="29" w:author="Adebola S. Adekogbe" w:date="2024-03-05T14:15:00Z">
            <w:rPr>
              <w:ins w:id="30" w:author="Adebola S. Adekogbe" w:date="2024-03-05T14:15:00Z"/>
              <w:bdr w:val="none" w:sz="0" w:space="0" w:color="auto" w:frame="1"/>
            </w:rPr>
          </w:rPrChange>
        </w:rPr>
        <w:pPrChange w:id="31" w:author="Adebola S. Adekogbe" w:date="2024-03-05T14:15:00Z">
          <w:pPr>
            <w:shd w:val="clear" w:color="auto" w:fill="FFFFFF"/>
            <w:spacing w:after="0" w:line="276" w:lineRule="auto"/>
            <w:textAlignment w:val="baseline"/>
          </w:pPr>
        </w:pPrChange>
      </w:pPr>
      <w:ins w:id="32" w:author="Adebola S. Adekogbe" w:date="2024-03-05T14:34:00Z">
        <w:r>
          <w:rPr>
            <w:rFonts w:eastAsia="Times New Roman" w:cstheme="minorHAnsi"/>
            <w:color w:val="2F5496"/>
            <w:sz w:val="28"/>
            <w:szCs w:val="28"/>
            <w:bdr w:val="none" w:sz="0" w:space="0" w:color="auto" w:frame="1"/>
          </w:rPr>
          <w:t xml:space="preserve">Proportion of AGYW </w:t>
        </w:r>
      </w:ins>
      <w:ins w:id="33" w:author="Adebola S. Adekogbe" w:date="2024-03-05T14:37:00Z">
        <w:r>
          <w:rPr>
            <w:rFonts w:eastAsia="Times New Roman" w:cstheme="minorHAnsi"/>
            <w:color w:val="2F5496"/>
            <w:sz w:val="28"/>
            <w:szCs w:val="28"/>
            <w:bdr w:val="none" w:sz="0" w:space="0" w:color="auto" w:frame="1"/>
          </w:rPr>
          <w:t>who reported sexual assa</w:t>
        </w:r>
      </w:ins>
      <w:ins w:id="34" w:author="Adebola S. Adekogbe" w:date="2024-03-05T14:38:00Z">
        <w:r>
          <w:rPr>
            <w:rFonts w:eastAsia="Times New Roman" w:cstheme="minorHAnsi"/>
            <w:color w:val="2F5496"/>
            <w:sz w:val="28"/>
            <w:szCs w:val="28"/>
            <w:bdr w:val="none" w:sz="0" w:space="0" w:color="auto" w:frame="1"/>
          </w:rPr>
          <w:t xml:space="preserve">ult or </w:t>
        </w:r>
      </w:ins>
      <w:ins w:id="35" w:author="Adebola S. Adekogbe" w:date="2024-03-05T14:45:00Z">
        <w:r w:rsidR="00F03068">
          <w:rPr>
            <w:rFonts w:eastAsia="Times New Roman" w:cstheme="minorHAnsi"/>
            <w:color w:val="2F5496"/>
            <w:sz w:val="28"/>
            <w:szCs w:val="28"/>
            <w:bdr w:val="none" w:sz="0" w:space="0" w:color="auto" w:frame="1"/>
          </w:rPr>
          <w:t>harassment/spoke out for someone else</w:t>
        </w:r>
      </w:ins>
    </w:p>
    <w:p w14:paraId="10C8FD64" w14:textId="34572999" w:rsidR="00A7057E" w:rsidRPr="000F1F44" w:rsidRDefault="00A7057E" w:rsidP="00A7057E">
      <w:pPr>
        <w:pStyle w:val="ListParagraph"/>
        <w:numPr>
          <w:ilvl w:val="1"/>
          <w:numId w:val="4"/>
        </w:numPr>
        <w:shd w:val="clear" w:color="auto" w:fill="FFFFFF"/>
        <w:spacing w:after="0" w:line="276" w:lineRule="auto"/>
        <w:textAlignment w:val="baseline"/>
        <w:rPr>
          <w:ins w:id="36" w:author="Adebola S. Adekogbe" w:date="2024-03-05T14:30:00Z"/>
          <w:rFonts w:eastAsia="Times New Roman" w:cstheme="minorHAnsi"/>
          <w:color w:val="2F5496"/>
          <w:sz w:val="28"/>
          <w:szCs w:val="28"/>
          <w:highlight w:val="yellow"/>
          <w:bdr w:val="none" w:sz="0" w:space="0" w:color="auto" w:frame="1"/>
          <w:rPrChange w:id="37" w:author="Mvendaga Ukor" w:date="2024-03-07T16:43:00Z">
            <w:rPr>
              <w:ins w:id="38" w:author="Adebola S. Adekogbe" w:date="2024-03-05T14:30:00Z"/>
              <w:rFonts w:eastAsia="Times New Roman" w:cstheme="minorHAnsi"/>
              <w:color w:val="2F5496"/>
              <w:sz w:val="28"/>
              <w:szCs w:val="28"/>
              <w:bdr w:val="none" w:sz="0" w:space="0" w:color="auto" w:frame="1"/>
            </w:rPr>
          </w:rPrChange>
        </w:rPr>
      </w:pPr>
      <w:ins w:id="39" w:author="Adebola S. Adekogbe" w:date="2024-03-05T14:17:00Z">
        <w:r w:rsidRPr="000F1F44">
          <w:rPr>
            <w:rFonts w:eastAsia="Times New Roman" w:cstheme="minorHAnsi"/>
            <w:color w:val="2F5496"/>
            <w:sz w:val="28"/>
            <w:szCs w:val="28"/>
            <w:highlight w:val="yellow"/>
            <w:bdr w:val="none" w:sz="0" w:space="0" w:color="auto" w:frame="1"/>
            <w:rPrChange w:id="40" w:author="Mvendaga Ukor" w:date="2024-03-07T16:43:00Z">
              <w:rPr>
                <w:rFonts w:eastAsia="Times New Roman" w:cstheme="minorHAnsi"/>
                <w:color w:val="2F5496"/>
                <w:sz w:val="28"/>
                <w:szCs w:val="28"/>
                <w:bdr w:val="none" w:sz="0" w:space="0" w:color="auto" w:frame="1"/>
              </w:rPr>
            </w:rPrChange>
          </w:rPr>
          <w:t>Proportion of AGYW with high HIV risk perception</w:t>
        </w:r>
      </w:ins>
    </w:p>
    <w:p w14:paraId="0EE3A48F" w14:textId="3AD71C60" w:rsidR="005B12A9" w:rsidRPr="000F1F44" w:rsidRDefault="005B12A9" w:rsidP="00A7057E">
      <w:pPr>
        <w:pStyle w:val="ListParagraph"/>
        <w:numPr>
          <w:ilvl w:val="1"/>
          <w:numId w:val="4"/>
        </w:numPr>
        <w:shd w:val="clear" w:color="auto" w:fill="FFFFFF"/>
        <w:spacing w:after="0" w:line="276" w:lineRule="auto"/>
        <w:textAlignment w:val="baseline"/>
        <w:rPr>
          <w:ins w:id="41" w:author="Adebola S. Adekogbe" w:date="2024-03-05T14:30:00Z"/>
          <w:rFonts w:eastAsia="Times New Roman" w:cstheme="minorHAnsi"/>
          <w:color w:val="2F5496"/>
          <w:sz w:val="28"/>
          <w:szCs w:val="28"/>
          <w:highlight w:val="yellow"/>
          <w:bdr w:val="none" w:sz="0" w:space="0" w:color="auto" w:frame="1"/>
          <w:rPrChange w:id="42" w:author="Mvendaga Ukor" w:date="2024-03-07T16:43:00Z">
            <w:rPr>
              <w:ins w:id="43" w:author="Adebola S. Adekogbe" w:date="2024-03-05T14:30:00Z"/>
              <w:rFonts w:eastAsia="Times New Roman" w:cstheme="minorHAnsi"/>
              <w:color w:val="2F5496"/>
              <w:sz w:val="28"/>
              <w:szCs w:val="28"/>
              <w:bdr w:val="none" w:sz="0" w:space="0" w:color="auto" w:frame="1"/>
            </w:rPr>
          </w:rPrChange>
        </w:rPr>
      </w:pPr>
      <w:ins w:id="44" w:author="Adebola S. Adekogbe" w:date="2024-03-05T14:30:00Z">
        <w:r w:rsidRPr="000F1F44">
          <w:rPr>
            <w:rFonts w:eastAsia="Times New Roman" w:cstheme="minorHAnsi"/>
            <w:color w:val="2F5496"/>
            <w:sz w:val="28"/>
            <w:szCs w:val="28"/>
            <w:highlight w:val="yellow"/>
            <w:bdr w:val="none" w:sz="0" w:space="0" w:color="auto" w:frame="1"/>
            <w:rPrChange w:id="45" w:author="Mvendaga Ukor" w:date="2024-03-07T16:43:00Z">
              <w:rPr>
                <w:rFonts w:eastAsia="Times New Roman" w:cstheme="minorHAnsi"/>
                <w:color w:val="2F5496"/>
                <w:sz w:val="28"/>
                <w:szCs w:val="28"/>
                <w:bdr w:val="none" w:sz="0" w:space="0" w:color="auto" w:frame="1"/>
              </w:rPr>
            </w:rPrChange>
          </w:rPr>
          <w:t>Proporti</w:t>
        </w:r>
      </w:ins>
      <w:ins w:id="46" w:author="Adebola S. Adekogbe" w:date="2024-03-05T14:31:00Z">
        <w:r w:rsidRPr="000F1F44">
          <w:rPr>
            <w:rFonts w:eastAsia="Times New Roman" w:cstheme="minorHAnsi"/>
            <w:color w:val="2F5496"/>
            <w:sz w:val="28"/>
            <w:szCs w:val="28"/>
            <w:highlight w:val="yellow"/>
            <w:bdr w:val="none" w:sz="0" w:space="0" w:color="auto" w:frame="1"/>
            <w:rPrChange w:id="47" w:author="Mvendaga Ukor" w:date="2024-03-07T16:43:00Z">
              <w:rPr>
                <w:rFonts w:eastAsia="Times New Roman" w:cstheme="minorHAnsi"/>
                <w:color w:val="2F5496"/>
                <w:sz w:val="28"/>
                <w:szCs w:val="28"/>
                <w:bdr w:val="none" w:sz="0" w:space="0" w:color="auto" w:frame="1"/>
              </w:rPr>
            </w:rPrChange>
          </w:rPr>
          <w:t xml:space="preserve">on of AGYW who reported abstinence </w:t>
        </w:r>
        <w:r w:rsidR="00A33660" w:rsidRPr="000F1F44">
          <w:rPr>
            <w:rFonts w:eastAsia="Times New Roman" w:cstheme="minorHAnsi"/>
            <w:color w:val="2F5496"/>
            <w:sz w:val="28"/>
            <w:szCs w:val="28"/>
            <w:highlight w:val="yellow"/>
            <w:bdr w:val="none" w:sz="0" w:space="0" w:color="auto" w:frame="1"/>
            <w:rPrChange w:id="48" w:author="Mvendaga Ukor" w:date="2024-03-07T16:43:00Z">
              <w:rPr>
                <w:rFonts w:eastAsia="Times New Roman" w:cstheme="minorHAnsi"/>
                <w:color w:val="2F5496"/>
                <w:sz w:val="28"/>
                <w:szCs w:val="28"/>
                <w:bdr w:val="none" w:sz="0" w:space="0" w:color="auto" w:frame="1"/>
              </w:rPr>
            </w:rPrChange>
          </w:rPr>
          <w:t>from sex</w:t>
        </w:r>
      </w:ins>
      <w:ins w:id="49" w:author="Adebola S. Adekogbe" w:date="2024-03-05T14:46:00Z">
        <w:r w:rsidR="00F03068" w:rsidRPr="000F1F44">
          <w:rPr>
            <w:rFonts w:eastAsia="Times New Roman" w:cstheme="minorHAnsi"/>
            <w:color w:val="2F5496"/>
            <w:sz w:val="28"/>
            <w:szCs w:val="28"/>
            <w:highlight w:val="yellow"/>
            <w:bdr w:val="none" w:sz="0" w:space="0" w:color="auto" w:frame="1"/>
            <w:rPrChange w:id="50" w:author="Mvendaga Ukor" w:date="2024-03-07T16:43:00Z">
              <w:rPr>
                <w:rFonts w:eastAsia="Times New Roman" w:cstheme="minorHAnsi"/>
                <w:color w:val="2F5496"/>
                <w:sz w:val="28"/>
                <w:szCs w:val="28"/>
                <w:bdr w:val="none" w:sz="0" w:space="0" w:color="auto" w:frame="1"/>
              </w:rPr>
            </w:rPrChange>
          </w:rPr>
          <w:t xml:space="preserve"> for at least 6 months</w:t>
        </w:r>
      </w:ins>
      <w:ins w:id="51" w:author="Adebola S. Adekogbe" w:date="2024-03-05T14:31:00Z">
        <w:r w:rsidR="00A33660" w:rsidRPr="000F1F44">
          <w:rPr>
            <w:rFonts w:eastAsia="Times New Roman" w:cstheme="minorHAnsi"/>
            <w:color w:val="2F5496"/>
            <w:sz w:val="28"/>
            <w:szCs w:val="28"/>
            <w:highlight w:val="yellow"/>
            <w:bdr w:val="none" w:sz="0" w:space="0" w:color="auto" w:frame="1"/>
            <w:rPrChange w:id="52" w:author="Mvendaga Ukor" w:date="2024-03-07T16:43:00Z">
              <w:rPr>
                <w:rFonts w:eastAsia="Times New Roman" w:cstheme="minorHAnsi"/>
                <w:color w:val="2F5496"/>
                <w:sz w:val="28"/>
                <w:szCs w:val="28"/>
                <w:bdr w:val="none" w:sz="0" w:space="0" w:color="auto" w:frame="1"/>
              </w:rPr>
            </w:rPrChange>
          </w:rPr>
          <w:t xml:space="preserve"> </w:t>
        </w:r>
      </w:ins>
    </w:p>
    <w:p w14:paraId="09FCD727" w14:textId="67229265" w:rsidR="005B12A9" w:rsidRPr="000F1F44" w:rsidRDefault="005B12A9" w:rsidP="00A7057E">
      <w:pPr>
        <w:pStyle w:val="ListParagraph"/>
        <w:numPr>
          <w:ilvl w:val="1"/>
          <w:numId w:val="4"/>
        </w:numPr>
        <w:shd w:val="clear" w:color="auto" w:fill="FFFFFF"/>
        <w:spacing w:after="0" w:line="276" w:lineRule="auto"/>
        <w:textAlignment w:val="baseline"/>
        <w:rPr>
          <w:ins w:id="53" w:author="Adebola S. Adekogbe" w:date="2024-03-05T14:17:00Z"/>
          <w:rFonts w:eastAsia="Times New Roman" w:cstheme="minorHAnsi"/>
          <w:color w:val="2F5496"/>
          <w:sz w:val="28"/>
          <w:szCs w:val="28"/>
          <w:highlight w:val="yellow"/>
          <w:bdr w:val="none" w:sz="0" w:space="0" w:color="auto" w:frame="1"/>
          <w:rPrChange w:id="54" w:author="Mvendaga Ukor" w:date="2024-03-07T16:43:00Z">
            <w:rPr>
              <w:ins w:id="55" w:author="Adebola S. Adekogbe" w:date="2024-03-05T14:17:00Z"/>
              <w:rFonts w:eastAsia="Times New Roman" w:cstheme="minorHAnsi"/>
              <w:color w:val="2F5496"/>
              <w:sz w:val="28"/>
              <w:szCs w:val="28"/>
              <w:bdr w:val="none" w:sz="0" w:space="0" w:color="auto" w:frame="1"/>
            </w:rPr>
          </w:rPrChange>
        </w:rPr>
      </w:pPr>
      <w:ins w:id="56" w:author="Adebola S. Adekogbe" w:date="2024-03-05T14:30:00Z">
        <w:r w:rsidRPr="000F1F44">
          <w:rPr>
            <w:rFonts w:eastAsia="Times New Roman" w:cstheme="minorHAnsi"/>
            <w:color w:val="2F5496"/>
            <w:sz w:val="28"/>
            <w:szCs w:val="28"/>
            <w:highlight w:val="yellow"/>
            <w:bdr w:val="none" w:sz="0" w:space="0" w:color="auto" w:frame="1"/>
            <w:rPrChange w:id="57" w:author="Mvendaga Ukor" w:date="2024-03-07T16:43:00Z">
              <w:rPr>
                <w:rFonts w:eastAsia="Times New Roman" w:cstheme="minorHAnsi"/>
                <w:color w:val="2F5496"/>
                <w:sz w:val="28"/>
                <w:szCs w:val="28"/>
                <w:bdr w:val="none" w:sz="0" w:space="0" w:color="auto" w:frame="1"/>
              </w:rPr>
            </w:rPrChange>
          </w:rPr>
          <w:t>Proportion of AGYW (sexually naïve) who reported delayed sexual debut</w:t>
        </w:r>
      </w:ins>
    </w:p>
    <w:p w14:paraId="4E93DF59" w14:textId="43D6A5F8" w:rsidR="00A7057E" w:rsidRPr="000F1F44" w:rsidRDefault="00A7057E" w:rsidP="00A7057E">
      <w:pPr>
        <w:pStyle w:val="ListParagraph"/>
        <w:numPr>
          <w:ilvl w:val="1"/>
          <w:numId w:val="4"/>
        </w:numPr>
        <w:shd w:val="clear" w:color="auto" w:fill="FFFFFF"/>
        <w:spacing w:after="0" w:line="276" w:lineRule="auto"/>
        <w:textAlignment w:val="baseline"/>
        <w:rPr>
          <w:ins w:id="58" w:author="Adebola S. Adekogbe" w:date="2024-03-05T14:18:00Z"/>
          <w:rFonts w:eastAsia="Times New Roman" w:cstheme="minorHAnsi"/>
          <w:color w:val="2F5496"/>
          <w:sz w:val="28"/>
          <w:szCs w:val="28"/>
          <w:highlight w:val="yellow"/>
          <w:bdr w:val="none" w:sz="0" w:space="0" w:color="auto" w:frame="1"/>
          <w:rPrChange w:id="59" w:author="Mvendaga Ukor" w:date="2024-03-07T16:43:00Z">
            <w:rPr>
              <w:ins w:id="60" w:author="Adebola S. Adekogbe" w:date="2024-03-05T14:18:00Z"/>
              <w:rFonts w:eastAsia="Times New Roman" w:cstheme="minorHAnsi"/>
              <w:color w:val="2F5496"/>
              <w:sz w:val="28"/>
              <w:szCs w:val="28"/>
              <w:bdr w:val="none" w:sz="0" w:space="0" w:color="auto" w:frame="1"/>
            </w:rPr>
          </w:rPrChange>
        </w:rPr>
      </w:pPr>
      <w:ins w:id="61" w:author="Adebola S. Adekogbe" w:date="2024-03-05T14:17:00Z">
        <w:r w:rsidRPr="000F1F44">
          <w:rPr>
            <w:rFonts w:eastAsia="Times New Roman" w:cstheme="minorHAnsi"/>
            <w:color w:val="2F5496"/>
            <w:sz w:val="28"/>
            <w:szCs w:val="28"/>
            <w:highlight w:val="yellow"/>
            <w:bdr w:val="none" w:sz="0" w:space="0" w:color="auto" w:frame="1"/>
            <w:rPrChange w:id="62" w:author="Mvendaga Ukor" w:date="2024-03-07T16:43:00Z">
              <w:rPr>
                <w:rFonts w:eastAsia="Times New Roman" w:cstheme="minorHAnsi"/>
                <w:color w:val="2F5496"/>
                <w:sz w:val="28"/>
                <w:szCs w:val="28"/>
                <w:bdr w:val="none" w:sz="0" w:space="0" w:color="auto" w:frame="1"/>
              </w:rPr>
            </w:rPrChange>
          </w:rPr>
          <w:t xml:space="preserve">Proportion </w:t>
        </w:r>
      </w:ins>
      <w:ins w:id="63" w:author="Adebola S. Adekogbe" w:date="2024-03-05T14:18:00Z">
        <w:r w:rsidRPr="000F1F44">
          <w:rPr>
            <w:rFonts w:eastAsia="Times New Roman" w:cstheme="minorHAnsi"/>
            <w:color w:val="2F5496"/>
            <w:sz w:val="28"/>
            <w:szCs w:val="28"/>
            <w:highlight w:val="yellow"/>
            <w:bdr w:val="none" w:sz="0" w:space="0" w:color="auto" w:frame="1"/>
            <w:rPrChange w:id="64" w:author="Mvendaga Ukor" w:date="2024-03-07T16:43:00Z">
              <w:rPr>
                <w:rFonts w:eastAsia="Times New Roman" w:cstheme="minorHAnsi"/>
                <w:color w:val="2F5496"/>
                <w:sz w:val="28"/>
                <w:szCs w:val="28"/>
                <w:bdr w:val="none" w:sz="0" w:space="0" w:color="auto" w:frame="1"/>
              </w:rPr>
            </w:rPrChange>
          </w:rPr>
          <w:t>of AGYW</w:t>
        </w:r>
      </w:ins>
      <w:ins w:id="65" w:author="Adebola S. Adekogbe" w:date="2024-03-05T14:29:00Z">
        <w:r w:rsidR="005B12A9" w:rsidRPr="000F1F44">
          <w:rPr>
            <w:rFonts w:eastAsia="Times New Roman" w:cstheme="minorHAnsi"/>
            <w:color w:val="2F5496"/>
            <w:sz w:val="28"/>
            <w:szCs w:val="28"/>
            <w:highlight w:val="yellow"/>
            <w:bdr w:val="none" w:sz="0" w:space="0" w:color="auto" w:frame="1"/>
            <w:rPrChange w:id="66" w:author="Mvendaga Ukor" w:date="2024-03-07T16:43:00Z">
              <w:rPr>
                <w:rFonts w:eastAsia="Times New Roman" w:cstheme="minorHAnsi"/>
                <w:color w:val="2F5496"/>
                <w:sz w:val="28"/>
                <w:szCs w:val="28"/>
                <w:bdr w:val="none" w:sz="0" w:space="0" w:color="auto" w:frame="1"/>
              </w:rPr>
            </w:rPrChange>
          </w:rPr>
          <w:t xml:space="preserve"> (sexually active) </w:t>
        </w:r>
      </w:ins>
      <w:ins w:id="67" w:author="Adebola S. Adekogbe" w:date="2024-03-05T14:28:00Z">
        <w:r w:rsidR="005B12A9" w:rsidRPr="000F1F44">
          <w:rPr>
            <w:rFonts w:eastAsia="Times New Roman" w:cstheme="minorHAnsi"/>
            <w:color w:val="2F5496"/>
            <w:sz w:val="28"/>
            <w:szCs w:val="28"/>
            <w:highlight w:val="yellow"/>
            <w:bdr w:val="none" w:sz="0" w:space="0" w:color="auto" w:frame="1"/>
            <w:rPrChange w:id="68" w:author="Mvendaga Ukor" w:date="2024-03-07T16:43:00Z">
              <w:rPr>
                <w:rFonts w:eastAsia="Times New Roman" w:cstheme="minorHAnsi"/>
                <w:color w:val="2F5496"/>
                <w:sz w:val="28"/>
                <w:szCs w:val="28"/>
                <w:bdr w:val="none" w:sz="0" w:space="0" w:color="auto" w:frame="1"/>
              </w:rPr>
            </w:rPrChange>
          </w:rPr>
          <w:t xml:space="preserve">who </w:t>
        </w:r>
      </w:ins>
      <w:ins w:id="69" w:author="Adebola S. Adekogbe" w:date="2024-03-05T14:18:00Z">
        <w:r w:rsidRPr="000F1F44">
          <w:rPr>
            <w:rFonts w:eastAsia="Times New Roman" w:cstheme="minorHAnsi"/>
            <w:color w:val="2F5496"/>
            <w:sz w:val="28"/>
            <w:szCs w:val="28"/>
            <w:highlight w:val="yellow"/>
            <w:bdr w:val="none" w:sz="0" w:space="0" w:color="auto" w:frame="1"/>
            <w:rPrChange w:id="70" w:author="Mvendaga Ukor" w:date="2024-03-07T16:43:00Z">
              <w:rPr>
                <w:rFonts w:eastAsia="Times New Roman" w:cstheme="minorHAnsi"/>
                <w:color w:val="2F5496"/>
                <w:sz w:val="28"/>
                <w:szCs w:val="28"/>
                <w:bdr w:val="none" w:sz="0" w:space="0" w:color="auto" w:frame="1"/>
              </w:rPr>
            </w:rPrChange>
          </w:rPr>
          <w:t>report</w:t>
        </w:r>
      </w:ins>
      <w:ins w:id="71" w:author="Adebola S. Adekogbe" w:date="2024-03-05T14:28:00Z">
        <w:r w:rsidR="005B12A9" w:rsidRPr="000F1F44">
          <w:rPr>
            <w:rFonts w:eastAsia="Times New Roman" w:cstheme="minorHAnsi"/>
            <w:color w:val="2F5496"/>
            <w:sz w:val="28"/>
            <w:szCs w:val="28"/>
            <w:highlight w:val="yellow"/>
            <w:bdr w:val="none" w:sz="0" w:space="0" w:color="auto" w:frame="1"/>
            <w:rPrChange w:id="72" w:author="Mvendaga Ukor" w:date="2024-03-07T16:43:00Z">
              <w:rPr>
                <w:rFonts w:eastAsia="Times New Roman" w:cstheme="minorHAnsi"/>
                <w:color w:val="2F5496"/>
                <w:sz w:val="28"/>
                <w:szCs w:val="28"/>
                <w:bdr w:val="none" w:sz="0" w:space="0" w:color="auto" w:frame="1"/>
              </w:rPr>
            </w:rPrChange>
          </w:rPr>
          <w:t>ed</w:t>
        </w:r>
      </w:ins>
      <w:ins w:id="73" w:author="Adebola S. Adekogbe" w:date="2024-03-05T14:18:00Z">
        <w:r w:rsidRPr="000F1F44">
          <w:rPr>
            <w:rFonts w:eastAsia="Times New Roman" w:cstheme="minorHAnsi"/>
            <w:color w:val="2F5496"/>
            <w:sz w:val="28"/>
            <w:szCs w:val="28"/>
            <w:highlight w:val="yellow"/>
            <w:bdr w:val="none" w:sz="0" w:space="0" w:color="auto" w:frame="1"/>
            <w:rPrChange w:id="74" w:author="Mvendaga Ukor" w:date="2024-03-07T16:43:00Z">
              <w:rPr>
                <w:rFonts w:eastAsia="Times New Roman" w:cstheme="minorHAnsi"/>
                <w:color w:val="2F5496"/>
                <w:sz w:val="28"/>
                <w:szCs w:val="28"/>
                <w:bdr w:val="none" w:sz="0" w:space="0" w:color="auto" w:frame="1"/>
              </w:rPr>
            </w:rPrChange>
          </w:rPr>
          <w:t xml:space="preserve"> </w:t>
        </w:r>
      </w:ins>
      <w:ins w:id="75" w:author="Adebola S. Adekogbe" w:date="2024-03-05T14:20:00Z">
        <w:r w:rsidRPr="000F1F44">
          <w:rPr>
            <w:rFonts w:eastAsia="Times New Roman" w:cstheme="minorHAnsi"/>
            <w:color w:val="2F5496"/>
            <w:sz w:val="28"/>
            <w:szCs w:val="28"/>
            <w:highlight w:val="yellow"/>
            <w:bdr w:val="none" w:sz="0" w:space="0" w:color="auto" w:frame="1"/>
            <w:rPrChange w:id="76" w:author="Mvendaga Ukor" w:date="2024-03-07T16:43:00Z">
              <w:rPr>
                <w:rFonts w:eastAsia="Times New Roman" w:cstheme="minorHAnsi"/>
                <w:color w:val="2F5496"/>
                <w:sz w:val="28"/>
                <w:szCs w:val="28"/>
                <w:bdr w:val="none" w:sz="0" w:space="0" w:color="auto" w:frame="1"/>
              </w:rPr>
            </w:rPrChange>
          </w:rPr>
          <w:t xml:space="preserve">consistent </w:t>
        </w:r>
      </w:ins>
      <w:ins w:id="77" w:author="Adebola S. Adekogbe" w:date="2024-03-05T14:24:00Z">
        <w:r w:rsidR="005B12A9" w:rsidRPr="000F1F44">
          <w:rPr>
            <w:rFonts w:eastAsia="Times New Roman" w:cstheme="minorHAnsi"/>
            <w:color w:val="2F5496"/>
            <w:sz w:val="28"/>
            <w:szCs w:val="28"/>
            <w:highlight w:val="yellow"/>
            <w:bdr w:val="none" w:sz="0" w:space="0" w:color="auto" w:frame="1"/>
            <w:rPrChange w:id="78" w:author="Mvendaga Ukor" w:date="2024-03-07T16:43:00Z">
              <w:rPr>
                <w:rFonts w:eastAsia="Times New Roman" w:cstheme="minorHAnsi"/>
                <w:color w:val="2F5496"/>
                <w:sz w:val="28"/>
                <w:szCs w:val="28"/>
                <w:bdr w:val="none" w:sz="0" w:space="0" w:color="auto" w:frame="1"/>
              </w:rPr>
            </w:rPrChange>
          </w:rPr>
          <w:t xml:space="preserve">use of </w:t>
        </w:r>
      </w:ins>
      <w:ins w:id="79" w:author="Adebola S. Adekogbe" w:date="2024-03-05T14:18:00Z">
        <w:r w:rsidRPr="000F1F44">
          <w:rPr>
            <w:rFonts w:eastAsia="Times New Roman" w:cstheme="minorHAnsi"/>
            <w:color w:val="2F5496"/>
            <w:sz w:val="28"/>
            <w:szCs w:val="28"/>
            <w:highlight w:val="yellow"/>
            <w:bdr w:val="none" w:sz="0" w:space="0" w:color="auto" w:frame="1"/>
            <w:rPrChange w:id="80" w:author="Mvendaga Ukor" w:date="2024-03-07T16:43:00Z">
              <w:rPr>
                <w:rFonts w:eastAsia="Times New Roman" w:cstheme="minorHAnsi"/>
                <w:color w:val="2F5496"/>
                <w:sz w:val="28"/>
                <w:szCs w:val="28"/>
                <w:bdr w:val="none" w:sz="0" w:space="0" w:color="auto" w:frame="1"/>
              </w:rPr>
            </w:rPrChange>
          </w:rPr>
          <w:t>condom</w:t>
        </w:r>
      </w:ins>
      <w:ins w:id="81" w:author="Adebola S. Adekogbe" w:date="2024-03-05T14:24:00Z">
        <w:r w:rsidR="005B12A9" w:rsidRPr="000F1F44">
          <w:rPr>
            <w:rFonts w:eastAsia="Times New Roman" w:cstheme="minorHAnsi"/>
            <w:color w:val="2F5496"/>
            <w:sz w:val="28"/>
            <w:szCs w:val="28"/>
            <w:highlight w:val="yellow"/>
            <w:bdr w:val="none" w:sz="0" w:space="0" w:color="auto" w:frame="1"/>
            <w:rPrChange w:id="82" w:author="Mvendaga Ukor" w:date="2024-03-07T16:43:00Z">
              <w:rPr>
                <w:rFonts w:eastAsia="Times New Roman" w:cstheme="minorHAnsi"/>
                <w:color w:val="2F5496"/>
                <w:sz w:val="28"/>
                <w:szCs w:val="28"/>
                <w:bdr w:val="none" w:sz="0" w:space="0" w:color="auto" w:frame="1"/>
              </w:rPr>
            </w:rPrChange>
          </w:rPr>
          <w:t xml:space="preserve"> with sexual partners</w:t>
        </w:r>
      </w:ins>
    </w:p>
    <w:p w14:paraId="5A3AE84C" w14:textId="12698740" w:rsidR="00A7057E" w:rsidRPr="000F1F44" w:rsidRDefault="00A7057E" w:rsidP="00A7057E">
      <w:pPr>
        <w:pStyle w:val="ListParagraph"/>
        <w:numPr>
          <w:ilvl w:val="1"/>
          <w:numId w:val="4"/>
        </w:numPr>
        <w:shd w:val="clear" w:color="auto" w:fill="FFFFFF"/>
        <w:spacing w:after="0" w:line="276" w:lineRule="auto"/>
        <w:textAlignment w:val="baseline"/>
        <w:rPr>
          <w:ins w:id="83" w:author="Adebola S. Adekogbe" w:date="2024-03-05T14:18:00Z"/>
          <w:rFonts w:eastAsia="Times New Roman" w:cstheme="minorHAnsi"/>
          <w:color w:val="2F5496"/>
          <w:sz w:val="28"/>
          <w:szCs w:val="28"/>
          <w:highlight w:val="yellow"/>
          <w:bdr w:val="none" w:sz="0" w:space="0" w:color="auto" w:frame="1"/>
          <w:rPrChange w:id="84" w:author="Mvendaga Ukor" w:date="2024-03-07T16:43:00Z">
            <w:rPr>
              <w:ins w:id="85" w:author="Adebola S. Adekogbe" w:date="2024-03-05T14:18:00Z"/>
              <w:rFonts w:eastAsia="Times New Roman" w:cstheme="minorHAnsi"/>
              <w:color w:val="2F5496"/>
              <w:sz w:val="28"/>
              <w:szCs w:val="28"/>
              <w:bdr w:val="none" w:sz="0" w:space="0" w:color="auto" w:frame="1"/>
            </w:rPr>
          </w:rPrChange>
        </w:rPr>
      </w:pPr>
      <w:ins w:id="86" w:author="Adebola S. Adekogbe" w:date="2024-03-05T14:18:00Z">
        <w:r w:rsidRPr="000F1F44">
          <w:rPr>
            <w:rFonts w:eastAsia="Times New Roman" w:cstheme="minorHAnsi"/>
            <w:color w:val="2F5496"/>
            <w:sz w:val="28"/>
            <w:szCs w:val="28"/>
            <w:highlight w:val="yellow"/>
            <w:bdr w:val="none" w:sz="0" w:space="0" w:color="auto" w:frame="1"/>
            <w:rPrChange w:id="87" w:author="Mvendaga Ukor" w:date="2024-03-07T16:43:00Z">
              <w:rPr>
                <w:rFonts w:eastAsia="Times New Roman" w:cstheme="minorHAnsi"/>
                <w:color w:val="2F5496"/>
                <w:sz w:val="28"/>
                <w:szCs w:val="28"/>
                <w:bdr w:val="none" w:sz="0" w:space="0" w:color="auto" w:frame="1"/>
              </w:rPr>
            </w:rPrChange>
          </w:rPr>
          <w:t>Proportion of</w:t>
        </w:r>
      </w:ins>
      <w:ins w:id="88" w:author="Adebola S. Adekogbe" w:date="2024-03-05T14:29:00Z">
        <w:r w:rsidR="005B12A9" w:rsidRPr="000F1F44">
          <w:rPr>
            <w:rFonts w:eastAsia="Times New Roman" w:cstheme="minorHAnsi"/>
            <w:color w:val="2F5496"/>
            <w:sz w:val="28"/>
            <w:szCs w:val="28"/>
            <w:highlight w:val="yellow"/>
            <w:bdr w:val="none" w:sz="0" w:space="0" w:color="auto" w:frame="1"/>
            <w:rPrChange w:id="89" w:author="Mvendaga Ukor" w:date="2024-03-07T16:43:00Z">
              <w:rPr>
                <w:rFonts w:eastAsia="Times New Roman" w:cstheme="minorHAnsi"/>
                <w:color w:val="2F5496"/>
                <w:sz w:val="28"/>
                <w:szCs w:val="28"/>
                <w:bdr w:val="none" w:sz="0" w:space="0" w:color="auto" w:frame="1"/>
              </w:rPr>
            </w:rPrChange>
          </w:rPr>
          <w:t xml:space="preserve"> </w:t>
        </w:r>
      </w:ins>
      <w:ins w:id="90" w:author="Adebola S. Adekogbe" w:date="2024-03-05T14:19:00Z">
        <w:r w:rsidRPr="000F1F44">
          <w:rPr>
            <w:rFonts w:eastAsia="Times New Roman" w:cstheme="minorHAnsi"/>
            <w:color w:val="2F5496"/>
            <w:sz w:val="28"/>
            <w:szCs w:val="28"/>
            <w:highlight w:val="yellow"/>
            <w:bdr w:val="none" w:sz="0" w:space="0" w:color="auto" w:frame="1"/>
            <w:rPrChange w:id="91" w:author="Mvendaga Ukor" w:date="2024-03-07T16:43:00Z">
              <w:rPr>
                <w:rFonts w:eastAsia="Times New Roman" w:cstheme="minorHAnsi"/>
                <w:color w:val="2F5496"/>
                <w:sz w:val="28"/>
                <w:szCs w:val="28"/>
                <w:bdr w:val="none" w:sz="0" w:space="0" w:color="auto" w:frame="1"/>
              </w:rPr>
            </w:rPrChange>
          </w:rPr>
          <w:t>AGYW</w:t>
        </w:r>
      </w:ins>
      <w:ins w:id="92" w:author="Adebola S. Adekogbe" w:date="2024-03-05T14:29:00Z">
        <w:r w:rsidR="005B12A9" w:rsidRPr="000F1F44">
          <w:rPr>
            <w:rFonts w:eastAsia="Times New Roman" w:cstheme="minorHAnsi"/>
            <w:color w:val="2F5496"/>
            <w:sz w:val="28"/>
            <w:szCs w:val="28"/>
            <w:highlight w:val="yellow"/>
            <w:bdr w:val="none" w:sz="0" w:space="0" w:color="auto" w:frame="1"/>
            <w:rPrChange w:id="93" w:author="Mvendaga Ukor" w:date="2024-03-07T16:43:00Z">
              <w:rPr>
                <w:rFonts w:eastAsia="Times New Roman" w:cstheme="minorHAnsi"/>
                <w:color w:val="2F5496"/>
                <w:sz w:val="28"/>
                <w:szCs w:val="28"/>
                <w:bdr w:val="none" w:sz="0" w:space="0" w:color="auto" w:frame="1"/>
              </w:rPr>
            </w:rPrChange>
          </w:rPr>
          <w:t xml:space="preserve"> (sexually active)</w:t>
        </w:r>
      </w:ins>
      <w:ins w:id="94" w:author="Adebola S. Adekogbe" w:date="2024-03-05T14:19:00Z">
        <w:r w:rsidRPr="000F1F44">
          <w:rPr>
            <w:rFonts w:eastAsia="Times New Roman" w:cstheme="minorHAnsi"/>
            <w:color w:val="2F5496"/>
            <w:sz w:val="28"/>
            <w:szCs w:val="28"/>
            <w:highlight w:val="yellow"/>
            <w:bdr w:val="none" w:sz="0" w:space="0" w:color="auto" w:frame="1"/>
            <w:rPrChange w:id="95" w:author="Mvendaga Ukor" w:date="2024-03-07T16:43:00Z">
              <w:rPr>
                <w:rFonts w:eastAsia="Times New Roman" w:cstheme="minorHAnsi"/>
                <w:color w:val="2F5496"/>
                <w:sz w:val="28"/>
                <w:szCs w:val="28"/>
                <w:bdr w:val="none" w:sz="0" w:space="0" w:color="auto" w:frame="1"/>
              </w:rPr>
            </w:rPrChange>
          </w:rPr>
          <w:t xml:space="preserve"> </w:t>
        </w:r>
      </w:ins>
      <w:ins w:id="96" w:author="Adebola S. Adekogbe" w:date="2024-03-05T14:21:00Z">
        <w:r w:rsidR="005B12A9" w:rsidRPr="000F1F44">
          <w:rPr>
            <w:rFonts w:eastAsia="Times New Roman" w:cstheme="minorHAnsi"/>
            <w:color w:val="2F5496"/>
            <w:sz w:val="28"/>
            <w:szCs w:val="28"/>
            <w:highlight w:val="yellow"/>
            <w:bdr w:val="none" w:sz="0" w:space="0" w:color="auto" w:frame="1"/>
            <w:rPrChange w:id="97" w:author="Mvendaga Ukor" w:date="2024-03-07T16:43:00Z">
              <w:rPr>
                <w:rFonts w:eastAsia="Times New Roman" w:cstheme="minorHAnsi"/>
                <w:color w:val="2F5496"/>
                <w:sz w:val="28"/>
                <w:szCs w:val="28"/>
                <w:bdr w:val="none" w:sz="0" w:space="0" w:color="auto" w:frame="1"/>
              </w:rPr>
            </w:rPrChange>
          </w:rPr>
          <w:t xml:space="preserve">who </w:t>
        </w:r>
      </w:ins>
      <w:ins w:id="98" w:author="Adebola S. Adekogbe" w:date="2024-03-05T14:19:00Z">
        <w:r w:rsidRPr="000F1F44">
          <w:rPr>
            <w:rFonts w:eastAsia="Times New Roman" w:cstheme="minorHAnsi"/>
            <w:color w:val="2F5496"/>
            <w:sz w:val="28"/>
            <w:szCs w:val="28"/>
            <w:highlight w:val="yellow"/>
            <w:bdr w:val="none" w:sz="0" w:space="0" w:color="auto" w:frame="1"/>
            <w:rPrChange w:id="99" w:author="Mvendaga Ukor" w:date="2024-03-07T16:43:00Z">
              <w:rPr>
                <w:rFonts w:eastAsia="Times New Roman" w:cstheme="minorHAnsi"/>
                <w:color w:val="2F5496"/>
                <w:sz w:val="28"/>
                <w:szCs w:val="28"/>
                <w:bdr w:val="none" w:sz="0" w:space="0" w:color="auto" w:frame="1"/>
              </w:rPr>
            </w:rPrChange>
          </w:rPr>
          <w:t>report</w:t>
        </w:r>
      </w:ins>
      <w:ins w:id="100" w:author="Adebola S. Adekogbe" w:date="2024-03-05T14:21:00Z">
        <w:r w:rsidR="005B12A9" w:rsidRPr="000F1F44">
          <w:rPr>
            <w:rFonts w:eastAsia="Times New Roman" w:cstheme="minorHAnsi"/>
            <w:color w:val="2F5496"/>
            <w:sz w:val="28"/>
            <w:szCs w:val="28"/>
            <w:highlight w:val="yellow"/>
            <w:bdr w:val="none" w:sz="0" w:space="0" w:color="auto" w:frame="1"/>
            <w:rPrChange w:id="101" w:author="Mvendaga Ukor" w:date="2024-03-07T16:43:00Z">
              <w:rPr>
                <w:rFonts w:eastAsia="Times New Roman" w:cstheme="minorHAnsi"/>
                <w:color w:val="2F5496"/>
                <w:sz w:val="28"/>
                <w:szCs w:val="28"/>
                <w:bdr w:val="none" w:sz="0" w:space="0" w:color="auto" w:frame="1"/>
              </w:rPr>
            </w:rPrChange>
          </w:rPr>
          <w:t>ed faithfulness</w:t>
        </w:r>
      </w:ins>
      <w:ins w:id="102" w:author="Adebola S. Adekogbe" w:date="2024-03-05T14:18:00Z">
        <w:r w:rsidRPr="000F1F44">
          <w:rPr>
            <w:rFonts w:eastAsia="Times New Roman" w:cstheme="minorHAnsi"/>
            <w:color w:val="2F5496"/>
            <w:sz w:val="28"/>
            <w:szCs w:val="28"/>
            <w:highlight w:val="yellow"/>
            <w:bdr w:val="none" w:sz="0" w:space="0" w:color="auto" w:frame="1"/>
            <w:rPrChange w:id="103" w:author="Mvendaga Ukor" w:date="2024-03-07T16:43:00Z">
              <w:rPr>
                <w:rFonts w:eastAsia="Times New Roman" w:cstheme="minorHAnsi"/>
                <w:color w:val="2F5496"/>
                <w:sz w:val="28"/>
                <w:szCs w:val="28"/>
                <w:bdr w:val="none" w:sz="0" w:space="0" w:color="auto" w:frame="1"/>
              </w:rPr>
            </w:rPrChange>
          </w:rPr>
          <w:t xml:space="preserve"> </w:t>
        </w:r>
      </w:ins>
      <w:ins w:id="104" w:author="Adebola S. Adekogbe" w:date="2024-03-05T14:22:00Z">
        <w:r w:rsidR="005B12A9" w:rsidRPr="000F1F44">
          <w:rPr>
            <w:rFonts w:eastAsia="Times New Roman" w:cstheme="minorHAnsi"/>
            <w:color w:val="2F5496"/>
            <w:sz w:val="28"/>
            <w:szCs w:val="28"/>
            <w:highlight w:val="yellow"/>
            <w:bdr w:val="none" w:sz="0" w:space="0" w:color="auto" w:frame="1"/>
            <w:rPrChange w:id="105" w:author="Mvendaga Ukor" w:date="2024-03-07T16:43:00Z">
              <w:rPr>
                <w:rFonts w:eastAsia="Times New Roman" w:cstheme="minorHAnsi"/>
                <w:color w:val="2F5496"/>
                <w:sz w:val="28"/>
                <w:szCs w:val="28"/>
                <w:bdr w:val="none" w:sz="0" w:space="0" w:color="auto" w:frame="1"/>
              </w:rPr>
            </w:rPrChange>
          </w:rPr>
          <w:t xml:space="preserve">to </w:t>
        </w:r>
      </w:ins>
      <w:ins w:id="106" w:author="Adebola S. Adekogbe" w:date="2024-03-05T14:18:00Z">
        <w:r w:rsidRPr="000F1F44">
          <w:rPr>
            <w:rFonts w:eastAsia="Times New Roman" w:cstheme="minorHAnsi"/>
            <w:color w:val="2F5496"/>
            <w:sz w:val="28"/>
            <w:szCs w:val="28"/>
            <w:highlight w:val="yellow"/>
            <w:bdr w:val="none" w:sz="0" w:space="0" w:color="auto" w:frame="1"/>
            <w:rPrChange w:id="107" w:author="Mvendaga Ukor" w:date="2024-03-07T16:43:00Z">
              <w:rPr>
                <w:rFonts w:eastAsia="Times New Roman" w:cstheme="minorHAnsi"/>
                <w:color w:val="2F5496"/>
                <w:sz w:val="28"/>
                <w:szCs w:val="28"/>
                <w:bdr w:val="none" w:sz="0" w:space="0" w:color="auto" w:frame="1"/>
              </w:rPr>
            </w:rPrChange>
          </w:rPr>
          <w:t>one sexual partner</w:t>
        </w:r>
      </w:ins>
    </w:p>
    <w:p w14:paraId="1C79B244" w14:textId="77777777" w:rsidR="00F03068" w:rsidRDefault="005B12A9" w:rsidP="00F03068">
      <w:pPr>
        <w:pStyle w:val="ListParagraph"/>
        <w:numPr>
          <w:ilvl w:val="1"/>
          <w:numId w:val="4"/>
        </w:numPr>
        <w:shd w:val="clear" w:color="auto" w:fill="FFFFFF"/>
        <w:spacing w:after="0" w:line="276" w:lineRule="auto"/>
        <w:textAlignment w:val="baseline"/>
        <w:rPr>
          <w:ins w:id="108" w:author="Adebola S. Adekogbe" w:date="2024-03-05T14:49:00Z"/>
          <w:rFonts w:eastAsia="Times New Roman" w:cstheme="minorHAnsi"/>
          <w:color w:val="2F5496"/>
          <w:sz w:val="28"/>
          <w:szCs w:val="28"/>
          <w:bdr w:val="none" w:sz="0" w:space="0" w:color="auto" w:frame="1"/>
        </w:rPr>
      </w:pPr>
      <w:ins w:id="109" w:author="Adebola S. Adekogbe" w:date="2024-03-05T14:22:00Z">
        <w:r>
          <w:rPr>
            <w:rFonts w:eastAsia="Times New Roman" w:cstheme="minorHAnsi"/>
            <w:color w:val="2F5496"/>
            <w:sz w:val="28"/>
            <w:szCs w:val="28"/>
            <w:bdr w:val="none" w:sz="0" w:space="0" w:color="auto" w:frame="1"/>
          </w:rPr>
          <w:t xml:space="preserve">Proportion of AGYW who </w:t>
        </w:r>
      </w:ins>
      <w:ins w:id="110" w:author="Adebola S. Adekogbe" w:date="2024-03-05T14:23:00Z">
        <w:r>
          <w:rPr>
            <w:rFonts w:eastAsia="Times New Roman" w:cstheme="minorHAnsi"/>
            <w:color w:val="2F5496"/>
            <w:sz w:val="28"/>
            <w:szCs w:val="28"/>
            <w:bdr w:val="none" w:sz="0" w:space="0" w:color="auto" w:frame="1"/>
          </w:rPr>
          <w:t>completed referral for SRH, HIV</w:t>
        </w:r>
      </w:ins>
      <w:ins w:id="111" w:author="Adebola S. Adekogbe" w:date="2024-03-05T14:33:00Z">
        <w:r w:rsidR="00A33660">
          <w:rPr>
            <w:rFonts w:eastAsia="Times New Roman" w:cstheme="minorHAnsi"/>
            <w:color w:val="2F5496"/>
            <w:sz w:val="28"/>
            <w:szCs w:val="28"/>
            <w:bdr w:val="none" w:sz="0" w:space="0" w:color="auto" w:frame="1"/>
          </w:rPr>
          <w:t>,</w:t>
        </w:r>
      </w:ins>
      <w:ins w:id="112" w:author="Adebola S. Adekogbe" w:date="2024-03-05T14:23:00Z">
        <w:r>
          <w:rPr>
            <w:rFonts w:eastAsia="Times New Roman" w:cstheme="minorHAnsi"/>
            <w:color w:val="2F5496"/>
            <w:sz w:val="28"/>
            <w:szCs w:val="28"/>
            <w:bdr w:val="none" w:sz="0" w:space="0" w:color="auto" w:frame="1"/>
          </w:rPr>
          <w:t xml:space="preserve"> GBV</w:t>
        </w:r>
      </w:ins>
      <w:ins w:id="113" w:author="Adebola S. Adekogbe" w:date="2024-03-05T14:33:00Z">
        <w:r w:rsidR="00A33660">
          <w:rPr>
            <w:rFonts w:eastAsia="Times New Roman" w:cstheme="minorHAnsi"/>
            <w:color w:val="2F5496"/>
            <w:sz w:val="28"/>
            <w:szCs w:val="28"/>
            <w:bdr w:val="none" w:sz="0" w:space="0" w:color="auto" w:frame="1"/>
          </w:rPr>
          <w:t xml:space="preserve"> and Mental Health</w:t>
        </w:r>
      </w:ins>
      <w:ins w:id="114" w:author="Adebola S. Adekogbe" w:date="2024-03-05T14:23:00Z">
        <w:r>
          <w:rPr>
            <w:rFonts w:eastAsia="Times New Roman" w:cstheme="minorHAnsi"/>
            <w:color w:val="2F5496"/>
            <w:sz w:val="28"/>
            <w:szCs w:val="28"/>
            <w:bdr w:val="none" w:sz="0" w:space="0" w:color="auto" w:frame="1"/>
          </w:rPr>
          <w:t xml:space="preserve"> services</w:t>
        </w:r>
      </w:ins>
    </w:p>
    <w:p w14:paraId="04CE37E9" w14:textId="34B4F076" w:rsidR="00F03068" w:rsidRPr="00F03068" w:rsidRDefault="00F03068">
      <w:pPr>
        <w:pStyle w:val="ListParagraph"/>
        <w:numPr>
          <w:ilvl w:val="1"/>
          <w:numId w:val="4"/>
        </w:numPr>
        <w:shd w:val="clear" w:color="auto" w:fill="FFFFFF"/>
        <w:spacing w:after="0" w:line="276" w:lineRule="auto"/>
        <w:textAlignment w:val="baseline"/>
        <w:rPr>
          <w:ins w:id="115" w:author="Adebola S. Adekogbe" w:date="2024-03-05T14:49:00Z"/>
          <w:rFonts w:eastAsia="Times New Roman" w:cstheme="minorHAnsi"/>
          <w:color w:val="2F5496"/>
          <w:sz w:val="28"/>
          <w:szCs w:val="28"/>
          <w:bdr w:val="none" w:sz="0" w:space="0" w:color="auto" w:frame="1"/>
          <w:rPrChange w:id="116" w:author="Adebola S. Adekogbe" w:date="2024-03-05T14:49:00Z">
            <w:rPr>
              <w:ins w:id="117" w:author="Adebola S. Adekogbe" w:date="2024-03-05T14:49:00Z"/>
              <w:bdr w:val="none" w:sz="0" w:space="0" w:color="auto" w:frame="1"/>
            </w:rPr>
          </w:rPrChange>
        </w:rPr>
        <w:pPrChange w:id="118" w:author="Adebola S. Adekogbe" w:date="2024-03-05T14:49:00Z">
          <w:pPr>
            <w:pStyle w:val="ListParagraph"/>
            <w:numPr>
              <w:numId w:val="4"/>
            </w:numPr>
            <w:shd w:val="clear" w:color="auto" w:fill="FFFFFF"/>
            <w:tabs>
              <w:tab w:val="num" w:pos="720"/>
            </w:tabs>
            <w:spacing w:after="0" w:line="276" w:lineRule="auto"/>
            <w:ind w:hanging="360"/>
            <w:textAlignment w:val="baseline"/>
          </w:pPr>
        </w:pPrChange>
      </w:pPr>
      <w:ins w:id="119" w:author="Adebola S. Adekogbe" w:date="2024-03-05T14:49:00Z">
        <w:r w:rsidRPr="00F03068">
          <w:rPr>
            <w:rFonts w:eastAsia="Times New Roman" w:cstheme="minorHAnsi"/>
            <w:color w:val="2F5496"/>
            <w:sz w:val="28"/>
            <w:szCs w:val="28"/>
            <w:bdr w:val="none" w:sz="0" w:space="0" w:color="auto" w:frame="1"/>
            <w:rPrChange w:id="120" w:author="Adebola S. Adekogbe" w:date="2024-03-05T14:49:00Z">
              <w:rPr>
                <w:bdr w:val="none" w:sz="0" w:space="0" w:color="auto" w:frame="1"/>
              </w:rPr>
            </w:rPrChange>
          </w:rPr>
          <w:t>Proportion of AGYW who received post-GBV services</w:t>
        </w:r>
      </w:ins>
    </w:p>
    <w:p w14:paraId="6C8687A1" w14:textId="77777777" w:rsidR="00F03068" w:rsidRDefault="00A33660" w:rsidP="00F03068">
      <w:pPr>
        <w:pStyle w:val="ListParagraph"/>
        <w:numPr>
          <w:ilvl w:val="1"/>
          <w:numId w:val="4"/>
        </w:numPr>
        <w:shd w:val="clear" w:color="auto" w:fill="FFFFFF"/>
        <w:spacing w:after="0" w:line="276" w:lineRule="auto"/>
        <w:textAlignment w:val="baseline"/>
        <w:rPr>
          <w:ins w:id="121" w:author="Adebola S. Adekogbe" w:date="2024-03-05T14:49:00Z"/>
          <w:rFonts w:eastAsia="Times New Roman" w:cstheme="minorHAnsi"/>
          <w:color w:val="2F5496"/>
          <w:sz w:val="28"/>
          <w:szCs w:val="28"/>
          <w:bdr w:val="none" w:sz="0" w:space="0" w:color="auto" w:frame="1"/>
        </w:rPr>
      </w:pPr>
      <w:ins w:id="122" w:author="Adebola S. Adekogbe" w:date="2024-03-05T14:40:00Z">
        <w:r w:rsidRPr="00F03068">
          <w:rPr>
            <w:rFonts w:eastAsia="Times New Roman" w:cstheme="minorHAnsi"/>
            <w:color w:val="2F5496"/>
            <w:sz w:val="28"/>
            <w:szCs w:val="28"/>
            <w:bdr w:val="none" w:sz="0" w:space="0" w:color="auto" w:frame="1"/>
            <w:rPrChange w:id="123" w:author="Adebola S. Adekogbe" w:date="2024-03-05T14:49:00Z">
              <w:rPr>
                <w:bdr w:val="none" w:sz="0" w:space="0" w:color="auto" w:frame="1"/>
              </w:rPr>
            </w:rPrChange>
          </w:rPr>
          <w:t xml:space="preserve">Proportion of </w:t>
        </w:r>
      </w:ins>
      <w:ins w:id="124" w:author="Adebola S. Adekogbe" w:date="2024-03-05T14:41:00Z">
        <w:r w:rsidRPr="00F03068">
          <w:rPr>
            <w:rFonts w:eastAsia="Times New Roman" w:cstheme="minorHAnsi"/>
            <w:color w:val="2F5496"/>
            <w:sz w:val="28"/>
            <w:szCs w:val="28"/>
            <w:bdr w:val="none" w:sz="0" w:space="0" w:color="auto" w:frame="1"/>
            <w:rPrChange w:id="125" w:author="Adebola S. Adekogbe" w:date="2024-03-05T14:49:00Z">
              <w:rPr>
                <w:bdr w:val="none" w:sz="0" w:space="0" w:color="auto" w:frame="1"/>
              </w:rPr>
            </w:rPrChange>
          </w:rPr>
          <w:t>AGYW who received mental health services</w:t>
        </w:r>
      </w:ins>
    </w:p>
    <w:p w14:paraId="30AF5871" w14:textId="000E0D46" w:rsidR="00A33660" w:rsidRDefault="00F03068" w:rsidP="00F03068">
      <w:pPr>
        <w:pStyle w:val="ListParagraph"/>
        <w:numPr>
          <w:ilvl w:val="1"/>
          <w:numId w:val="4"/>
        </w:numPr>
        <w:shd w:val="clear" w:color="auto" w:fill="FFFFFF"/>
        <w:spacing w:after="0" w:line="276" w:lineRule="auto"/>
        <w:textAlignment w:val="baseline"/>
        <w:rPr>
          <w:ins w:id="126" w:author="Adebola S. Adekogbe" w:date="2024-03-05T14:49:00Z"/>
          <w:rFonts w:eastAsia="Times New Roman" w:cstheme="minorHAnsi"/>
          <w:color w:val="2F5496"/>
          <w:sz w:val="28"/>
          <w:szCs w:val="28"/>
          <w:bdr w:val="none" w:sz="0" w:space="0" w:color="auto" w:frame="1"/>
        </w:rPr>
      </w:pPr>
      <w:ins w:id="127" w:author="Adebola S. Adekogbe" w:date="2024-03-05T14:43:00Z">
        <w:r w:rsidRPr="00F03068">
          <w:rPr>
            <w:rFonts w:eastAsia="Times New Roman" w:cstheme="minorHAnsi"/>
            <w:color w:val="2F5496"/>
            <w:sz w:val="28"/>
            <w:szCs w:val="28"/>
            <w:bdr w:val="none" w:sz="0" w:space="0" w:color="auto" w:frame="1"/>
            <w:rPrChange w:id="128" w:author="Adebola S. Adekogbe" w:date="2024-03-05T14:49:00Z">
              <w:rPr>
                <w:bdr w:val="none" w:sz="0" w:space="0" w:color="auto" w:frame="1"/>
              </w:rPr>
            </w:rPrChange>
          </w:rPr>
          <w:t>Number</w:t>
        </w:r>
      </w:ins>
      <w:ins w:id="129" w:author="Adebola S. Adekogbe" w:date="2024-03-05T14:41:00Z">
        <w:r w:rsidRPr="00F03068">
          <w:rPr>
            <w:rFonts w:eastAsia="Times New Roman" w:cstheme="minorHAnsi"/>
            <w:color w:val="2F5496"/>
            <w:sz w:val="28"/>
            <w:szCs w:val="28"/>
            <w:bdr w:val="none" w:sz="0" w:space="0" w:color="auto" w:frame="1"/>
            <w:rPrChange w:id="130" w:author="Adebola S. Adekogbe" w:date="2024-03-05T14:49:00Z">
              <w:rPr>
                <w:bdr w:val="none" w:sz="0" w:space="0" w:color="auto" w:frame="1"/>
              </w:rPr>
            </w:rPrChange>
          </w:rPr>
          <w:t xml:space="preserve"> o</w:t>
        </w:r>
      </w:ins>
      <w:ins w:id="131" w:author="Adebola S. Adekogbe" w:date="2024-03-05T14:42:00Z">
        <w:r w:rsidRPr="00F03068">
          <w:rPr>
            <w:rFonts w:eastAsia="Times New Roman" w:cstheme="minorHAnsi"/>
            <w:color w:val="2F5496"/>
            <w:sz w:val="28"/>
            <w:szCs w:val="28"/>
            <w:bdr w:val="none" w:sz="0" w:space="0" w:color="auto" w:frame="1"/>
            <w:rPrChange w:id="132" w:author="Adebola S. Adekogbe" w:date="2024-03-05T14:49:00Z">
              <w:rPr>
                <w:bdr w:val="none" w:sz="0" w:space="0" w:color="auto" w:frame="1"/>
              </w:rPr>
            </w:rPrChange>
          </w:rPr>
          <w:t>f AGYW who tested HIV</w:t>
        </w:r>
      </w:ins>
      <w:ins w:id="133" w:author="Adebola S. Adekogbe" w:date="2024-03-05T14:43:00Z">
        <w:r w:rsidRPr="00F03068">
          <w:rPr>
            <w:rFonts w:eastAsia="Times New Roman" w:cstheme="minorHAnsi"/>
            <w:color w:val="2F5496"/>
            <w:sz w:val="28"/>
            <w:szCs w:val="28"/>
            <w:bdr w:val="none" w:sz="0" w:space="0" w:color="auto" w:frame="1"/>
            <w:rPrChange w:id="134" w:author="Adebola S. Adekogbe" w:date="2024-03-05T14:49:00Z">
              <w:rPr>
                <w:bdr w:val="none" w:sz="0" w:space="0" w:color="auto" w:frame="1"/>
              </w:rPr>
            </w:rPrChange>
          </w:rPr>
          <w:t xml:space="preserve"> positive</w:t>
        </w:r>
      </w:ins>
      <w:ins w:id="135" w:author="Adebola S. Adekogbe" w:date="2024-03-05T14:40:00Z">
        <w:r w:rsidR="00A33660" w:rsidRPr="00F03068">
          <w:rPr>
            <w:rFonts w:eastAsia="Times New Roman" w:cstheme="minorHAnsi"/>
            <w:color w:val="2F5496"/>
            <w:sz w:val="28"/>
            <w:szCs w:val="28"/>
            <w:bdr w:val="none" w:sz="0" w:space="0" w:color="auto" w:frame="1"/>
            <w:rPrChange w:id="136" w:author="Adebola S. Adekogbe" w:date="2024-03-05T14:49:00Z">
              <w:rPr>
                <w:bdr w:val="none" w:sz="0" w:space="0" w:color="auto" w:frame="1"/>
              </w:rPr>
            </w:rPrChange>
          </w:rPr>
          <w:t xml:space="preserve">  </w:t>
        </w:r>
      </w:ins>
    </w:p>
    <w:p w14:paraId="361FEB8E" w14:textId="7ABC49BA" w:rsidR="00F03068" w:rsidRDefault="00F03068" w:rsidP="00F03068">
      <w:pPr>
        <w:shd w:val="clear" w:color="auto" w:fill="FFFFFF"/>
        <w:spacing w:after="0" w:line="276" w:lineRule="auto"/>
        <w:textAlignment w:val="baseline"/>
        <w:rPr>
          <w:ins w:id="137" w:author="Adebola S. Adekogbe" w:date="2024-03-05T14:49:00Z"/>
          <w:rFonts w:eastAsia="Times New Roman" w:cstheme="minorHAnsi"/>
          <w:color w:val="2F5496"/>
          <w:sz w:val="28"/>
          <w:szCs w:val="28"/>
          <w:bdr w:val="none" w:sz="0" w:space="0" w:color="auto" w:frame="1"/>
        </w:rPr>
      </w:pPr>
    </w:p>
    <w:p w14:paraId="246551BE" w14:textId="5DFDB286" w:rsidR="00F03068" w:rsidRDefault="00F03068" w:rsidP="00F03068">
      <w:pPr>
        <w:shd w:val="clear" w:color="auto" w:fill="FFFFFF"/>
        <w:spacing w:after="0" w:line="276" w:lineRule="auto"/>
        <w:textAlignment w:val="baseline"/>
        <w:rPr>
          <w:ins w:id="138" w:author="Adebola S. Adekogbe" w:date="2024-03-05T14:49:00Z"/>
          <w:rFonts w:eastAsia="Times New Roman" w:cstheme="minorHAnsi"/>
          <w:color w:val="2F5496"/>
          <w:sz w:val="28"/>
          <w:szCs w:val="28"/>
          <w:bdr w:val="none" w:sz="0" w:space="0" w:color="auto" w:frame="1"/>
        </w:rPr>
      </w:pPr>
    </w:p>
    <w:p w14:paraId="68B6A9FA" w14:textId="42A3B9DB" w:rsidR="00F03068" w:rsidRDefault="00F03068" w:rsidP="00F03068">
      <w:pPr>
        <w:shd w:val="clear" w:color="auto" w:fill="FFFFFF"/>
        <w:spacing w:after="0" w:line="276" w:lineRule="auto"/>
        <w:textAlignment w:val="baseline"/>
        <w:rPr>
          <w:ins w:id="139" w:author="Adebola S. Adekogbe" w:date="2024-03-05T14:49:00Z"/>
          <w:rFonts w:eastAsia="Times New Roman" w:cstheme="minorHAnsi"/>
          <w:color w:val="2F5496"/>
          <w:sz w:val="28"/>
          <w:szCs w:val="28"/>
          <w:bdr w:val="none" w:sz="0" w:space="0" w:color="auto" w:frame="1"/>
        </w:rPr>
      </w:pPr>
    </w:p>
    <w:p w14:paraId="1E1DDED4" w14:textId="7AFA1D70" w:rsidR="00F03068" w:rsidRDefault="00F03068" w:rsidP="00F03068">
      <w:pPr>
        <w:shd w:val="clear" w:color="auto" w:fill="FFFFFF"/>
        <w:spacing w:after="0" w:line="276" w:lineRule="auto"/>
        <w:textAlignment w:val="baseline"/>
        <w:rPr>
          <w:ins w:id="140" w:author="Adebola S. Adekogbe" w:date="2024-03-05T14:49:00Z"/>
          <w:rFonts w:eastAsia="Times New Roman" w:cstheme="minorHAnsi"/>
          <w:color w:val="2F5496"/>
          <w:sz w:val="28"/>
          <w:szCs w:val="28"/>
          <w:bdr w:val="none" w:sz="0" w:space="0" w:color="auto" w:frame="1"/>
        </w:rPr>
      </w:pPr>
    </w:p>
    <w:p w14:paraId="68485B41" w14:textId="7EDBA628" w:rsidR="00F03068" w:rsidRPr="00F03068" w:rsidRDefault="00F03068">
      <w:pPr>
        <w:shd w:val="clear" w:color="auto" w:fill="FFFFFF"/>
        <w:spacing w:after="0" w:line="276" w:lineRule="auto"/>
        <w:textAlignment w:val="baseline"/>
        <w:rPr>
          <w:ins w:id="141" w:author="Adebola S. Adekogbe" w:date="2024-03-05T14:43:00Z"/>
          <w:rFonts w:eastAsia="Times New Roman" w:cstheme="minorHAnsi"/>
          <w:color w:val="2F5496"/>
          <w:sz w:val="28"/>
          <w:szCs w:val="28"/>
          <w:bdr w:val="none" w:sz="0" w:space="0" w:color="auto" w:frame="1"/>
          <w:rPrChange w:id="142" w:author="Adebola S. Adekogbe" w:date="2024-03-05T14:49:00Z">
            <w:rPr>
              <w:ins w:id="143" w:author="Adebola S. Adekogbe" w:date="2024-03-05T14:43:00Z"/>
              <w:bdr w:val="none" w:sz="0" w:space="0" w:color="auto" w:frame="1"/>
            </w:rPr>
          </w:rPrChange>
        </w:rPr>
        <w:pPrChange w:id="144" w:author="Adebola S. Adekogbe" w:date="2024-03-05T14:49:00Z">
          <w:pPr>
            <w:pStyle w:val="ListParagraph"/>
            <w:numPr>
              <w:numId w:val="9"/>
            </w:numPr>
            <w:shd w:val="clear" w:color="auto" w:fill="FFFFFF"/>
            <w:spacing w:after="0" w:line="276" w:lineRule="auto"/>
            <w:ind w:hanging="360"/>
            <w:textAlignment w:val="baseline"/>
          </w:pPr>
        </w:pPrChange>
      </w:pPr>
      <w:ins w:id="145" w:author="Adebola S. Adekogbe" w:date="2024-03-05T14:50:00Z">
        <w:r>
          <w:rPr>
            <w:rFonts w:eastAsia="Times New Roman" w:cstheme="minorHAnsi"/>
            <w:color w:val="2F5496"/>
            <w:sz w:val="28"/>
            <w:szCs w:val="28"/>
            <w:bdr w:val="none" w:sz="0" w:space="0" w:color="auto" w:frame="1"/>
          </w:rPr>
          <w:lastRenderedPageBreak/>
          <w:t>Secondary Outcomes</w:t>
        </w:r>
      </w:ins>
    </w:p>
    <w:p w14:paraId="441EE174" w14:textId="69686FC1" w:rsidR="00F03068" w:rsidRDefault="00F03068" w:rsidP="00A33660">
      <w:pPr>
        <w:pStyle w:val="ListParagraph"/>
        <w:numPr>
          <w:ilvl w:val="0"/>
          <w:numId w:val="9"/>
        </w:numPr>
        <w:shd w:val="clear" w:color="auto" w:fill="FFFFFF"/>
        <w:spacing w:after="0" w:line="276" w:lineRule="auto"/>
        <w:textAlignment w:val="baseline"/>
        <w:rPr>
          <w:ins w:id="146" w:author="Adebola S. Adekogbe" w:date="2024-03-05T14:47:00Z"/>
          <w:rFonts w:eastAsia="Times New Roman" w:cstheme="minorHAnsi"/>
          <w:color w:val="2F5496"/>
          <w:sz w:val="28"/>
          <w:szCs w:val="28"/>
          <w:bdr w:val="none" w:sz="0" w:space="0" w:color="auto" w:frame="1"/>
        </w:rPr>
      </w:pPr>
      <w:ins w:id="147" w:author="Adebola S. Adekogbe" w:date="2024-03-05T14:43:00Z">
        <w:r>
          <w:rPr>
            <w:rFonts w:eastAsia="Times New Roman" w:cstheme="minorHAnsi"/>
            <w:color w:val="2F5496"/>
            <w:sz w:val="28"/>
            <w:szCs w:val="28"/>
            <w:bdr w:val="none" w:sz="0" w:space="0" w:color="auto" w:frame="1"/>
          </w:rPr>
          <w:t>Proportion of AGYW who tested HIV</w:t>
        </w:r>
      </w:ins>
      <w:ins w:id="148" w:author="Adebola S. Adekogbe" w:date="2024-03-05T14:44:00Z">
        <w:r>
          <w:rPr>
            <w:rFonts w:eastAsia="Times New Roman" w:cstheme="minorHAnsi"/>
            <w:color w:val="2F5496"/>
            <w:sz w:val="28"/>
            <w:szCs w:val="28"/>
            <w:bdr w:val="none" w:sz="0" w:space="0" w:color="auto" w:frame="1"/>
          </w:rPr>
          <w:t xml:space="preserve"> positive and were</w:t>
        </w:r>
      </w:ins>
      <w:ins w:id="149" w:author="Adebola S. Adekogbe" w:date="2024-03-05T14:43:00Z">
        <w:r>
          <w:rPr>
            <w:rFonts w:eastAsia="Times New Roman" w:cstheme="minorHAnsi"/>
            <w:color w:val="2F5496"/>
            <w:sz w:val="28"/>
            <w:szCs w:val="28"/>
            <w:bdr w:val="none" w:sz="0" w:space="0" w:color="auto" w:frame="1"/>
          </w:rPr>
          <w:t xml:space="preserve"> linked to</w:t>
        </w:r>
      </w:ins>
      <w:ins w:id="150" w:author="Adebola S. Adekogbe" w:date="2024-03-05T14:44:00Z">
        <w:r>
          <w:rPr>
            <w:rFonts w:eastAsia="Times New Roman" w:cstheme="minorHAnsi"/>
            <w:color w:val="2F5496"/>
            <w:sz w:val="28"/>
            <w:szCs w:val="28"/>
            <w:bdr w:val="none" w:sz="0" w:space="0" w:color="auto" w:frame="1"/>
          </w:rPr>
          <w:t xml:space="preserve"> care</w:t>
        </w:r>
      </w:ins>
      <w:ins w:id="151" w:author="Adebola S. Adekogbe" w:date="2024-03-05T14:43:00Z">
        <w:r>
          <w:rPr>
            <w:rFonts w:eastAsia="Times New Roman" w:cstheme="minorHAnsi"/>
            <w:color w:val="2F5496"/>
            <w:sz w:val="28"/>
            <w:szCs w:val="28"/>
            <w:bdr w:val="none" w:sz="0" w:space="0" w:color="auto" w:frame="1"/>
          </w:rPr>
          <w:t xml:space="preserve"> and </w:t>
        </w:r>
      </w:ins>
      <w:ins w:id="152" w:author="Adebola S. Adekogbe" w:date="2024-03-05T14:44:00Z">
        <w:r>
          <w:rPr>
            <w:rFonts w:eastAsia="Times New Roman" w:cstheme="minorHAnsi"/>
            <w:color w:val="2F5496"/>
            <w:sz w:val="28"/>
            <w:szCs w:val="28"/>
            <w:bdr w:val="none" w:sz="0" w:space="0" w:color="auto" w:frame="1"/>
          </w:rPr>
          <w:t>treatment</w:t>
        </w:r>
      </w:ins>
      <w:ins w:id="153" w:author="Adebola S. Adekogbe" w:date="2024-03-05T14:43:00Z">
        <w:r>
          <w:rPr>
            <w:rFonts w:eastAsia="Times New Roman" w:cstheme="minorHAnsi"/>
            <w:color w:val="2F5496"/>
            <w:sz w:val="28"/>
            <w:szCs w:val="28"/>
            <w:bdr w:val="none" w:sz="0" w:space="0" w:color="auto" w:frame="1"/>
          </w:rPr>
          <w:t xml:space="preserve"> services</w:t>
        </w:r>
      </w:ins>
    </w:p>
    <w:p w14:paraId="669439FE" w14:textId="56DD3FA6" w:rsidR="00F03068" w:rsidRPr="00A33660" w:rsidRDefault="00F03068">
      <w:pPr>
        <w:pStyle w:val="ListParagraph"/>
        <w:numPr>
          <w:ilvl w:val="0"/>
          <w:numId w:val="9"/>
        </w:numPr>
        <w:shd w:val="clear" w:color="auto" w:fill="FFFFFF"/>
        <w:spacing w:after="0" w:line="276" w:lineRule="auto"/>
        <w:textAlignment w:val="baseline"/>
        <w:rPr>
          <w:ins w:id="154" w:author="Adebola S. Adekogbe" w:date="2024-03-05T13:40:00Z"/>
          <w:rFonts w:eastAsia="Times New Roman" w:cstheme="minorHAnsi"/>
          <w:color w:val="2F5496"/>
          <w:sz w:val="28"/>
          <w:szCs w:val="28"/>
          <w:bdr w:val="none" w:sz="0" w:space="0" w:color="auto" w:frame="1"/>
          <w:rPrChange w:id="155" w:author="Adebola S. Adekogbe" w:date="2024-03-05T14:40:00Z">
            <w:rPr>
              <w:ins w:id="156" w:author="Adebola S. Adekogbe" w:date="2024-03-05T13:40:00Z"/>
              <w:bdr w:val="none" w:sz="0" w:space="0" w:color="auto" w:frame="1"/>
            </w:rPr>
          </w:rPrChange>
        </w:rPr>
        <w:pPrChange w:id="157" w:author="Adebola S. Adekogbe" w:date="2024-03-05T14:40:00Z">
          <w:pPr>
            <w:shd w:val="clear" w:color="auto" w:fill="FFFFFF"/>
            <w:spacing w:beforeAutospacing="1" w:after="0" w:afterAutospacing="1" w:line="276" w:lineRule="auto"/>
          </w:pPr>
        </w:pPrChange>
      </w:pPr>
      <w:ins w:id="158" w:author="Adebola S. Adekogbe" w:date="2024-03-05T14:47:00Z">
        <w:r>
          <w:rPr>
            <w:rFonts w:eastAsia="Times New Roman" w:cstheme="minorHAnsi"/>
            <w:color w:val="2F5496"/>
            <w:sz w:val="28"/>
            <w:szCs w:val="28"/>
            <w:bdr w:val="none" w:sz="0" w:space="0" w:color="auto" w:frame="1"/>
          </w:rPr>
          <w:t xml:space="preserve">Proportion of AGYW who are </w:t>
        </w:r>
      </w:ins>
      <w:ins w:id="159" w:author="Adebola S. Adekogbe" w:date="2024-03-05T14:48:00Z">
        <w:r>
          <w:rPr>
            <w:rFonts w:eastAsia="Times New Roman" w:cstheme="minorHAnsi"/>
            <w:color w:val="2F5496"/>
            <w:sz w:val="28"/>
            <w:szCs w:val="28"/>
            <w:bdr w:val="none" w:sz="0" w:space="0" w:color="auto" w:frame="1"/>
          </w:rPr>
          <w:t>virally suppressed</w:t>
        </w:r>
      </w:ins>
    </w:p>
    <w:p w14:paraId="4A3FE6A4" w14:textId="53612724" w:rsidR="00F03F36" w:rsidRPr="00F03F36"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color w:val="2F5496"/>
          <w:sz w:val="28"/>
          <w:szCs w:val="28"/>
          <w:bdr w:val="none" w:sz="0" w:space="0" w:color="auto" w:frame="1"/>
        </w:rPr>
        <w:t>4.     </w:t>
      </w:r>
      <w:r w:rsidRPr="00F03F36">
        <w:rPr>
          <w:rFonts w:eastAsia="Times New Roman" w:cstheme="minorHAnsi"/>
          <w:b/>
          <w:bCs/>
          <w:color w:val="2F5496"/>
          <w:sz w:val="28"/>
          <w:szCs w:val="28"/>
          <w:bdr w:val="none" w:sz="0" w:space="0" w:color="auto" w:frame="1"/>
        </w:rPr>
        <w:t>Methods</w:t>
      </w:r>
    </w:p>
    <w:p w14:paraId="107FFBF2" w14:textId="77777777" w:rsidR="00F03F36" w:rsidRPr="00F03F36"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color w:val="2F5496"/>
          <w:sz w:val="28"/>
          <w:szCs w:val="28"/>
          <w:u w:val="single"/>
          <w:bdr w:val="none" w:sz="0" w:space="0" w:color="auto" w:frame="1"/>
        </w:rPr>
        <w:t>Description of the intervention</w:t>
      </w:r>
    </w:p>
    <w:p w14:paraId="18F128A4" w14:textId="77777777" w:rsidR="00F03F36" w:rsidRPr="00F03F36" w:rsidRDefault="00F03F36" w:rsidP="00F03F36">
      <w:pPr>
        <w:shd w:val="clear" w:color="auto" w:fill="FFFFFF"/>
        <w:spacing w:beforeAutospacing="1" w:after="0" w:afterAutospacing="1" w:line="276" w:lineRule="auto"/>
        <w:ind w:left="720"/>
        <w:rPr>
          <w:rFonts w:eastAsia="Times New Roman" w:cstheme="minorHAnsi"/>
          <w:color w:val="000000"/>
          <w:sz w:val="28"/>
          <w:szCs w:val="28"/>
        </w:rPr>
      </w:pPr>
      <w:r w:rsidRPr="00F03F36">
        <w:rPr>
          <w:rFonts w:eastAsia="Times New Roman" w:cstheme="minorHAnsi"/>
          <w:i/>
          <w:iCs/>
          <w:color w:val="2F5496"/>
          <w:sz w:val="28"/>
          <w:szCs w:val="28"/>
          <w:bdr w:val="none" w:sz="0" w:space="0" w:color="auto" w:frame="1"/>
        </w:rPr>
        <w:t>Describe the set of related activities or strategies that constitute the proposed solution to the problem identified above</w:t>
      </w:r>
      <w:r w:rsidRPr="00F03F36">
        <w:rPr>
          <w:rFonts w:eastAsia="Times New Roman" w:cstheme="minorHAnsi"/>
          <w:b/>
          <w:bCs/>
          <w:color w:val="2F5496"/>
          <w:sz w:val="28"/>
          <w:szCs w:val="28"/>
          <w:bdr w:val="none" w:sz="0" w:space="0" w:color="auto" w:frame="1"/>
        </w:rPr>
        <w:t>. </w:t>
      </w:r>
      <w:r w:rsidRPr="00F03F36">
        <w:rPr>
          <w:rFonts w:eastAsia="Times New Roman" w:cstheme="minorHAnsi"/>
          <w:i/>
          <w:iCs/>
          <w:color w:val="2F5496"/>
          <w:sz w:val="28"/>
          <w:szCs w:val="28"/>
          <w:bdr w:val="none" w:sz="0" w:space="0" w:color="auto" w:frame="1"/>
        </w:rPr>
        <w:t>This should provide clear details to guide anyone wishing to replicate them. Specify the timeline for intervention.</w:t>
      </w:r>
    </w:p>
    <w:p w14:paraId="76B0D81E" w14:textId="2ED6B27F" w:rsidR="00F03F36" w:rsidRPr="00F03F36" w:rsidRDefault="00F03F36">
      <w:pPr>
        <w:numPr>
          <w:ilvl w:val="0"/>
          <w:numId w:val="5"/>
        </w:numPr>
        <w:shd w:val="clear" w:color="auto" w:fill="FFFFFF"/>
        <w:spacing w:after="0" w:line="276" w:lineRule="auto"/>
        <w:jc w:val="both"/>
        <w:rPr>
          <w:rFonts w:eastAsia="Times New Roman" w:cstheme="minorHAnsi"/>
          <w:color w:val="000000"/>
          <w:sz w:val="28"/>
          <w:szCs w:val="28"/>
        </w:rPr>
        <w:pPrChange w:id="160" w:author="Adebola S. Adekogbe" w:date="2024-02-16T10:51:00Z">
          <w:pPr>
            <w:numPr>
              <w:numId w:val="5"/>
            </w:numPr>
            <w:shd w:val="clear" w:color="auto" w:fill="FFFFFF"/>
            <w:tabs>
              <w:tab w:val="num" w:pos="720"/>
            </w:tabs>
            <w:spacing w:after="0" w:line="276" w:lineRule="auto"/>
            <w:ind w:left="720" w:hanging="360"/>
          </w:pPr>
        </w:pPrChange>
      </w:pPr>
      <w:r w:rsidRPr="00F03F36">
        <w:rPr>
          <w:rFonts w:eastAsia="Times New Roman" w:cstheme="minorHAnsi"/>
          <w:b/>
          <w:bCs/>
          <w:color w:val="2F5496"/>
          <w:sz w:val="28"/>
          <w:szCs w:val="28"/>
          <w:bdr w:val="none" w:sz="0" w:space="0" w:color="auto" w:frame="1"/>
          <w:shd w:val="clear" w:color="auto" w:fill="FFFF00"/>
        </w:rPr>
        <w:t>Leveraging Technology</w:t>
      </w:r>
      <w:r w:rsidRPr="00F03F36">
        <w:rPr>
          <w:rFonts w:eastAsia="Times New Roman" w:cstheme="minorHAnsi"/>
          <w:color w:val="2F5496"/>
          <w:sz w:val="28"/>
          <w:szCs w:val="28"/>
          <w:bdr w:val="none" w:sz="0" w:space="0" w:color="auto" w:frame="1"/>
          <w:shd w:val="clear" w:color="auto" w:fill="FFFF00"/>
        </w:rPr>
        <w:t>: By utilizing social media applications, the program taps into a platform that is widely accessed by AGYW. This ensures easy and convenient access to information and support, meeting the target demographic where they already spend a significant amount of their time.</w:t>
      </w:r>
    </w:p>
    <w:p w14:paraId="795FEE1B" w14:textId="77777777" w:rsidR="00F03F36" w:rsidRPr="00F03F36" w:rsidRDefault="00F03F36">
      <w:pPr>
        <w:numPr>
          <w:ilvl w:val="0"/>
          <w:numId w:val="5"/>
        </w:numPr>
        <w:shd w:val="clear" w:color="auto" w:fill="FFFFFF"/>
        <w:spacing w:after="0" w:line="276" w:lineRule="auto"/>
        <w:jc w:val="both"/>
        <w:rPr>
          <w:rFonts w:eastAsia="Times New Roman" w:cstheme="minorHAnsi"/>
          <w:color w:val="2F5496"/>
          <w:sz w:val="28"/>
          <w:szCs w:val="28"/>
        </w:rPr>
        <w:pPrChange w:id="161" w:author="Adebola S. Adekogbe" w:date="2024-02-16T10:51:00Z">
          <w:pPr>
            <w:numPr>
              <w:numId w:val="5"/>
            </w:numPr>
            <w:shd w:val="clear" w:color="auto" w:fill="FFFFFF"/>
            <w:tabs>
              <w:tab w:val="num" w:pos="720"/>
            </w:tabs>
            <w:spacing w:after="0" w:line="276" w:lineRule="auto"/>
            <w:ind w:left="720" w:hanging="360"/>
          </w:pPr>
        </w:pPrChange>
      </w:pPr>
      <w:r w:rsidRPr="00F03F36">
        <w:rPr>
          <w:rFonts w:eastAsia="Times New Roman" w:cstheme="minorHAnsi"/>
          <w:b/>
          <w:bCs/>
          <w:color w:val="2F5496"/>
          <w:sz w:val="28"/>
          <w:szCs w:val="28"/>
          <w:bdr w:val="none" w:sz="0" w:space="0" w:color="auto" w:frame="1"/>
          <w:shd w:val="clear" w:color="auto" w:fill="FFFF00"/>
        </w:rPr>
        <w:t>Comprehensive Curriculum</w:t>
      </w:r>
      <w:r w:rsidRPr="00F03F36">
        <w:rPr>
          <w:rFonts w:eastAsia="Times New Roman" w:cstheme="minorHAnsi"/>
          <w:color w:val="2F5496"/>
          <w:sz w:val="28"/>
          <w:szCs w:val="28"/>
          <w:bdr w:val="none" w:sz="0" w:space="0" w:color="auto" w:frame="1"/>
          <w:shd w:val="clear" w:color="auto" w:fill="FFFF00"/>
        </w:rPr>
        <w:t>: The curriculum covers a wide range of essential topics relevant to HIV prevention and treatment, including abstinence, safe sex negotiation skills, dating, gender-based violence awareness, assertiveness, and self-esteem building. This holistic approach addresses various aspects of AGYW's lives, empowering them with the necessary knowledge and skills to make informed decisions.</w:t>
      </w:r>
    </w:p>
    <w:p w14:paraId="703E81B5" w14:textId="77777777" w:rsidR="00F03F36" w:rsidRPr="00F03F36" w:rsidRDefault="00F03F36">
      <w:pPr>
        <w:numPr>
          <w:ilvl w:val="0"/>
          <w:numId w:val="5"/>
        </w:numPr>
        <w:shd w:val="clear" w:color="auto" w:fill="FFFFFF"/>
        <w:spacing w:after="0" w:line="276" w:lineRule="auto"/>
        <w:jc w:val="both"/>
        <w:rPr>
          <w:rFonts w:eastAsia="Times New Roman" w:cstheme="minorHAnsi"/>
          <w:color w:val="2F5496"/>
          <w:sz w:val="28"/>
          <w:szCs w:val="28"/>
        </w:rPr>
        <w:pPrChange w:id="162" w:author="Adebola S. Adekogbe" w:date="2024-02-16T10:51:00Z">
          <w:pPr>
            <w:numPr>
              <w:numId w:val="5"/>
            </w:numPr>
            <w:shd w:val="clear" w:color="auto" w:fill="FFFFFF"/>
            <w:tabs>
              <w:tab w:val="num" w:pos="720"/>
            </w:tabs>
            <w:spacing w:after="0" w:line="276" w:lineRule="auto"/>
            <w:ind w:left="720" w:hanging="360"/>
          </w:pPr>
        </w:pPrChange>
      </w:pPr>
      <w:r w:rsidRPr="00F03F36">
        <w:rPr>
          <w:rFonts w:eastAsia="Times New Roman" w:cstheme="minorHAnsi"/>
          <w:b/>
          <w:bCs/>
          <w:color w:val="2F5496"/>
          <w:sz w:val="28"/>
          <w:szCs w:val="28"/>
          <w:bdr w:val="none" w:sz="0" w:space="0" w:color="auto" w:frame="1"/>
          <w:shd w:val="clear" w:color="auto" w:fill="FFFF00"/>
        </w:rPr>
        <w:t>Expert Facilitation</w:t>
      </w:r>
      <w:r w:rsidRPr="00F03F36">
        <w:rPr>
          <w:rFonts w:eastAsia="Times New Roman" w:cstheme="minorHAnsi"/>
          <w:color w:val="2F5496"/>
          <w:sz w:val="28"/>
          <w:szCs w:val="28"/>
          <w:bdr w:val="none" w:sz="0" w:space="0" w:color="auto" w:frame="1"/>
          <w:shd w:val="clear" w:color="auto" w:fill="FFFF00"/>
        </w:rPr>
        <w:t>: Engagement with subject matter experts from CIHP ensures the delivery of accurate and relevant information. Their expertise adds credibility to the program and fosters trust among participants, enhancing the effectiveness of the intervention.</w:t>
      </w:r>
    </w:p>
    <w:p w14:paraId="2902FF5B" w14:textId="77777777" w:rsidR="00F03F36" w:rsidRPr="00F03F36" w:rsidRDefault="00F03F36">
      <w:pPr>
        <w:numPr>
          <w:ilvl w:val="0"/>
          <w:numId w:val="5"/>
        </w:numPr>
        <w:shd w:val="clear" w:color="auto" w:fill="FFFFFF"/>
        <w:spacing w:after="0" w:line="276" w:lineRule="auto"/>
        <w:jc w:val="both"/>
        <w:rPr>
          <w:rFonts w:eastAsia="Times New Roman" w:cstheme="minorHAnsi"/>
          <w:color w:val="2F5496"/>
          <w:sz w:val="28"/>
          <w:szCs w:val="28"/>
        </w:rPr>
        <w:pPrChange w:id="163" w:author="Adebola S. Adekogbe" w:date="2024-02-16T10:51:00Z">
          <w:pPr>
            <w:numPr>
              <w:numId w:val="5"/>
            </w:numPr>
            <w:shd w:val="clear" w:color="auto" w:fill="FFFFFF"/>
            <w:tabs>
              <w:tab w:val="num" w:pos="720"/>
            </w:tabs>
            <w:spacing w:after="0" w:line="276" w:lineRule="auto"/>
            <w:ind w:left="720" w:hanging="360"/>
          </w:pPr>
        </w:pPrChange>
      </w:pPr>
      <w:r w:rsidRPr="00F03F36">
        <w:rPr>
          <w:rFonts w:eastAsia="Times New Roman" w:cstheme="minorHAnsi"/>
          <w:b/>
          <w:bCs/>
          <w:color w:val="2F5496"/>
          <w:sz w:val="28"/>
          <w:szCs w:val="28"/>
          <w:bdr w:val="none" w:sz="0" w:space="0" w:color="auto" w:frame="1"/>
          <w:shd w:val="clear" w:color="auto" w:fill="FFFF00"/>
        </w:rPr>
        <w:t>Interactive Discussions</w:t>
      </w:r>
      <w:r w:rsidRPr="00F03F36">
        <w:rPr>
          <w:rFonts w:eastAsia="Times New Roman" w:cstheme="minorHAnsi"/>
          <w:color w:val="2F5496"/>
          <w:sz w:val="28"/>
          <w:szCs w:val="28"/>
          <w:bdr w:val="none" w:sz="0" w:space="0" w:color="auto" w:frame="1"/>
          <w:shd w:val="clear" w:color="auto" w:fill="FFFF00"/>
        </w:rPr>
        <w:t>: Facilitated discussions on the mobile platform provide AGYW with a supportive environment to ask questions, share experiences, and seek guidance. This interactive format promotes engagement and active participation, facilitating learning and behavior change.</w:t>
      </w:r>
    </w:p>
    <w:p w14:paraId="730B109C" w14:textId="77777777" w:rsidR="00F03F36" w:rsidRPr="00F03F36" w:rsidRDefault="00F03F36">
      <w:pPr>
        <w:numPr>
          <w:ilvl w:val="0"/>
          <w:numId w:val="5"/>
        </w:numPr>
        <w:shd w:val="clear" w:color="auto" w:fill="FFFFFF"/>
        <w:spacing w:after="0" w:line="276" w:lineRule="auto"/>
        <w:jc w:val="both"/>
        <w:rPr>
          <w:rFonts w:eastAsia="Times New Roman" w:cstheme="minorHAnsi"/>
          <w:color w:val="2F5496"/>
          <w:sz w:val="28"/>
          <w:szCs w:val="28"/>
        </w:rPr>
        <w:pPrChange w:id="164" w:author="Adebola S. Adekogbe" w:date="2024-02-16T10:51:00Z">
          <w:pPr>
            <w:numPr>
              <w:numId w:val="5"/>
            </w:numPr>
            <w:shd w:val="clear" w:color="auto" w:fill="FFFFFF"/>
            <w:tabs>
              <w:tab w:val="num" w:pos="720"/>
            </w:tabs>
            <w:spacing w:after="0" w:line="276" w:lineRule="auto"/>
            <w:ind w:left="720" w:hanging="360"/>
          </w:pPr>
        </w:pPrChange>
      </w:pPr>
      <w:r w:rsidRPr="00F03F36">
        <w:rPr>
          <w:rFonts w:eastAsia="Times New Roman" w:cstheme="minorHAnsi"/>
          <w:b/>
          <w:bCs/>
          <w:color w:val="2F5496"/>
          <w:sz w:val="28"/>
          <w:szCs w:val="28"/>
          <w:bdr w:val="none" w:sz="0" w:space="0" w:color="auto" w:frame="1"/>
          <w:shd w:val="clear" w:color="auto" w:fill="FFFF00"/>
        </w:rPr>
        <w:lastRenderedPageBreak/>
        <w:t>Empowerment</w:t>
      </w:r>
      <w:r w:rsidRPr="00F03F36">
        <w:rPr>
          <w:rFonts w:eastAsia="Times New Roman" w:cstheme="minorHAnsi"/>
          <w:color w:val="2F5496"/>
          <w:sz w:val="28"/>
          <w:szCs w:val="28"/>
          <w:bdr w:val="none" w:sz="0" w:space="0" w:color="auto" w:frame="1"/>
          <w:shd w:val="clear" w:color="auto" w:fill="FFFF00"/>
        </w:rPr>
        <w:t>: By equipping AGYW with knowledge and tools, the program aims to empower them to take control of their sexual and reproductive health. This empowerment can lead to increased confidence, assertiveness, and agency in making decisions related to HIV prevention and treatment.</w:t>
      </w:r>
    </w:p>
    <w:p w14:paraId="0A89269D" w14:textId="77777777" w:rsidR="00F03F36" w:rsidRPr="00F03F36"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color w:val="2F5496"/>
          <w:sz w:val="28"/>
          <w:szCs w:val="28"/>
          <w:u w:val="single"/>
          <w:bdr w:val="none" w:sz="0" w:space="0" w:color="auto" w:frame="1"/>
        </w:rPr>
        <w:t>Location</w:t>
      </w:r>
    </w:p>
    <w:p w14:paraId="4A9B04EA" w14:textId="77777777" w:rsidR="00F03F36" w:rsidRPr="00F03F36"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i/>
          <w:iCs/>
          <w:color w:val="2F5496"/>
          <w:sz w:val="28"/>
          <w:szCs w:val="28"/>
          <w:bdr w:val="none" w:sz="0" w:space="0" w:color="auto" w:frame="1"/>
        </w:rPr>
        <w:t>Give a brief</w:t>
      </w:r>
      <w:r w:rsidRPr="00F03F36">
        <w:rPr>
          <w:rFonts w:eastAsia="Times New Roman" w:cstheme="minorHAnsi"/>
          <w:color w:val="2F5496"/>
          <w:sz w:val="28"/>
          <w:szCs w:val="28"/>
          <w:bdr w:val="none" w:sz="0" w:space="0" w:color="auto" w:frame="1"/>
        </w:rPr>
        <w:t> </w:t>
      </w:r>
      <w:r w:rsidRPr="00F03F36">
        <w:rPr>
          <w:rFonts w:eastAsia="Times New Roman" w:cstheme="minorHAnsi"/>
          <w:i/>
          <w:iCs/>
          <w:color w:val="2F5496"/>
          <w:sz w:val="28"/>
          <w:szCs w:val="28"/>
          <w:bdr w:val="none" w:sz="0" w:space="0" w:color="auto" w:frame="1"/>
        </w:rPr>
        <w:t>on the settings where you will implement this intervention – e.g. which state, community/facility or both?</w:t>
      </w:r>
    </w:p>
    <w:p w14:paraId="38186178" w14:textId="77777777" w:rsidR="00F03F36" w:rsidRPr="00F03F36" w:rsidRDefault="00F03F36">
      <w:pPr>
        <w:shd w:val="clear" w:color="auto" w:fill="FFFFFF"/>
        <w:spacing w:beforeAutospacing="1" w:after="0" w:afterAutospacing="1" w:line="276" w:lineRule="auto"/>
        <w:jc w:val="both"/>
        <w:rPr>
          <w:rFonts w:eastAsia="Times New Roman" w:cstheme="minorHAnsi"/>
          <w:color w:val="000000"/>
          <w:sz w:val="28"/>
          <w:szCs w:val="28"/>
        </w:rPr>
        <w:pPrChange w:id="165" w:author="Adebola S. Adekogbe" w:date="2024-02-16T10:51:00Z">
          <w:pPr>
            <w:shd w:val="clear" w:color="auto" w:fill="FFFFFF"/>
            <w:spacing w:beforeAutospacing="1" w:after="0" w:afterAutospacing="1" w:line="276" w:lineRule="auto"/>
          </w:pPr>
        </w:pPrChange>
      </w:pPr>
      <w:r w:rsidRPr="00F03F36">
        <w:rPr>
          <w:rFonts w:eastAsia="Times New Roman" w:cstheme="minorHAnsi"/>
          <w:i/>
          <w:iCs/>
          <w:color w:val="2F5496"/>
          <w:sz w:val="28"/>
          <w:szCs w:val="28"/>
          <w:bdr w:val="none" w:sz="0" w:space="0" w:color="auto" w:frame="1"/>
          <w:shd w:val="clear" w:color="auto" w:fill="FFFF00"/>
        </w:rPr>
        <w:t xml:space="preserve">The intervention will leverage the CIHP innovative social media platform, the cool </w:t>
      </w:r>
      <w:proofErr w:type="gramStart"/>
      <w:r w:rsidRPr="00F03F36">
        <w:rPr>
          <w:rFonts w:eastAsia="Times New Roman" w:cstheme="minorHAnsi"/>
          <w:i/>
          <w:iCs/>
          <w:color w:val="2F5496"/>
          <w:sz w:val="28"/>
          <w:szCs w:val="28"/>
          <w:bdr w:val="none" w:sz="0" w:space="0" w:color="auto" w:frame="1"/>
          <w:shd w:val="clear" w:color="auto" w:fill="FFFF00"/>
        </w:rPr>
        <w:t>girls</w:t>
      </w:r>
      <w:proofErr w:type="gramEnd"/>
      <w:r w:rsidRPr="00F03F36">
        <w:rPr>
          <w:rFonts w:eastAsia="Times New Roman" w:cstheme="minorHAnsi"/>
          <w:i/>
          <w:iCs/>
          <w:color w:val="2F5496"/>
          <w:sz w:val="28"/>
          <w:szCs w:val="28"/>
          <w:bdr w:val="none" w:sz="0" w:space="0" w:color="auto" w:frame="1"/>
          <w:shd w:val="clear" w:color="auto" w:fill="FFFF00"/>
        </w:rPr>
        <w:t xml:space="preserve"> mobile app, making the app accessible to eligible girls from various locations. However, we will hold occasional physical hangouts in our implementing state (Kogi, Kaduna and Lagos states).</w:t>
      </w:r>
    </w:p>
    <w:p w14:paraId="1A6017FB" w14:textId="381A99A9" w:rsidR="00F03F36" w:rsidRPr="00F03F36" w:rsidRDefault="00F03F36" w:rsidP="00F03F36">
      <w:pPr>
        <w:shd w:val="clear" w:color="auto" w:fill="FFFFFF"/>
        <w:spacing w:beforeAutospacing="1" w:after="0" w:afterAutospacing="1" w:line="276" w:lineRule="auto"/>
        <w:rPr>
          <w:rFonts w:eastAsia="Times New Roman" w:cstheme="minorHAnsi"/>
          <w:color w:val="000000"/>
          <w:sz w:val="28"/>
          <w:szCs w:val="28"/>
        </w:rPr>
      </w:pPr>
    </w:p>
    <w:p w14:paraId="7384B46C" w14:textId="4225839E" w:rsidR="00F03F36" w:rsidRPr="00F03F36"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i/>
          <w:iCs/>
          <w:color w:val="2F5496"/>
          <w:sz w:val="28"/>
          <w:szCs w:val="28"/>
          <w:bdr w:val="none" w:sz="0" w:space="0" w:color="auto" w:frame="1"/>
        </w:rPr>
        <w:t>Any local factors that will make this intervention appropriate for the selected location/setting</w:t>
      </w:r>
      <w:r w:rsidR="00B960C4" w:rsidRPr="00B960C4">
        <w:rPr>
          <w:rFonts w:eastAsia="Times New Roman" w:cstheme="minorHAnsi"/>
          <w:i/>
          <w:iCs/>
          <w:color w:val="2F5496"/>
          <w:sz w:val="28"/>
          <w:szCs w:val="28"/>
          <w:highlight w:val="lightGray"/>
          <w:bdr w:val="none" w:sz="0" w:space="0" w:color="auto" w:frame="1"/>
          <w:shd w:val="clear" w:color="auto" w:fill="FFFF00"/>
        </w:rPr>
        <w:t>?</w:t>
      </w:r>
    </w:p>
    <w:p w14:paraId="450A94EF" w14:textId="40B30514" w:rsidR="00F03F36" w:rsidRPr="00F03F36" w:rsidRDefault="00F03F36">
      <w:pPr>
        <w:shd w:val="clear" w:color="auto" w:fill="FFFFFF"/>
        <w:spacing w:beforeAutospacing="1" w:after="0" w:afterAutospacing="1" w:line="276" w:lineRule="auto"/>
        <w:jc w:val="both"/>
        <w:rPr>
          <w:rFonts w:eastAsia="Times New Roman" w:cstheme="minorHAnsi"/>
          <w:color w:val="000000"/>
          <w:sz w:val="28"/>
          <w:szCs w:val="28"/>
        </w:rPr>
        <w:pPrChange w:id="166" w:author="Adebola S. Adekogbe" w:date="2024-02-16T10:51:00Z">
          <w:pPr>
            <w:shd w:val="clear" w:color="auto" w:fill="FFFFFF"/>
            <w:spacing w:beforeAutospacing="1" w:after="0" w:afterAutospacing="1" w:line="276" w:lineRule="auto"/>
          </w:pPr>
        </w:pPrChange>
      </w:pPr>
      <w:r w:rsidRPr="00F03F36">
        <w:rPr>
          <w:rFonts w:eastAsia="Times New Roman" w:cstheme="minorHAnsi"/>
          <w:i/>
          <w:iCs/>
          <w:color w:val="000000"/>
          <w:sz w:val="28"/>
          <w:szCs w:val="28"/>
          <w:bdr w:val="none" w:sz="0" w:space="0" w:color="auto" w:frame="1"/>
          <w:shd w:val="clear" w:color="auto" w:fill="FFFF00"/>
        </w:rPr>
        <w:t xml:space="preserve">A survey was conducted among adolescent girls to choose their preferred means of interaction, most of the girls preferred social media which has </w:t>
      </w:r>
      <w:r w:rsidR="00B960C4" w:rsidRPr="00F03F36">
        <w:rPr>
          <w:rFonts w:eastAsia="Times New Roman" w:cstheme="minorHAnsi"/>
          <w:i/>
          <w:iCs/>
          <w:color w:val="000000"/>
          <w:sz w:val="28"/>
          <w:szCs w:val="28"/>
          <w:bdr w:val="none" w:sz="0" w:space="0" w:color="auto" w:frame="1"/>
          <w:shd w:val="clear" w:color="auto" w:fill="FFFF00"/>
        </w:rPr>
        <w:t>a wide</w:t>
      </w:r>
      <w:r w:rsidRPr="00F03F36">
        <w:rPr>
          <w:rFonts w:eastAsia="Times New Roman" w:cstheme="minorHAnsi"/>
          <w:i/>
          <w:iCs/>
          <w:color w:val="000000"/>
          <w:sz w:val="28"/>
          <w:szCs w:val="28"/>
          <w:bdr w:val="none" w:sz="0" w:space="0" w:color="auto" w:frame="1"/>
          <w:shd w:val="clear" w:color="auto" w:fill="FFFF00"/>
        </w:rPr>
        <w:t xml:space="preserve"> coverage, is cost efficient and contents are documented for reference.</w:t>
      </w:r>
    </w:p>
    <w:p w14:paraId="0F22643C" w14:textId="6F85CC7F" w:rsidR="00F03F36" w:rsidRPr="00B960C4"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color w:val="000000"/>
          <w:sz w:val="28"/>
          <w:szCs w:val="28"/>
          <w:bdr w:val="none" w:sz="0" w:space="0" w:color="auto" w:frame="1"/>
        </w:rPr>
        <w:t> </w:t>
      </w:r>
      <w:r w:rsidRPr="00F03F36">
        <w:rPr>
          <w:rFonts w:eastAsia="Times New Roman" w:cstheme="minorHAnsi"/>
          <w:color w:val="2F5496"/>
          <w:sz w:val="28"/>
          <w:szCs w:val="28"/>
          <w:u w:val="single"/>
          <w:bdr w:val="none" w:sz="0" w:space="0" w:color="auto" w:frame="1"/>
        </w:rPr>
        <w:t>Study population</w:t>
      </w:r>
    </w:p>
    <w:p w14:paraId="681E4ABB" w14:textId="367A5BD9" w:rsidR="00F03F36" w:rsidRPr="00F03F36"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color w:val="000000"/>
          <w:sz w:val="28"/>
          <w:szCs w:val="28"/>
          <w:bdr w:val="none" w:sz="0" w:space="0" w:color="auto" w:frame="1"/>
        </w:rPr>
        <w:t>·       </w:t>
      </w:r>
      <w:r w:rsidRPr="00F03F36">
        <w:rPr>
          <w:rFonts w:eastAsia="Times New Roman" w:cstheme="minorHAnsi"/>
          <w:i/>
          <w:iCs/>
          <w:color w:val="2F5496"/>
          <w:sz w:val="28"/>
          <w:szCs w:val="28"/>
          <w:bdr w:val="none" w:sz="0" w:space="0" w:color="auto" w:frame="1"/>
        </w:rPr>
        <w:t>Describe the population/sub-population the intervention will target</w:t>
      </w:r>
      <w:r w:rsidRPr="00F03F36">
        <w:rPr>
          <w:rFonts w:eastAsia="Times New Roman" w:cstheme="minorHAnsi"/>
          <w:color w:val="2F5496"/>
          <w:sz w:val="28"/>
          <w:szCs w:val="28"/>
          <w:bdr w:val="none" w:sz="0" w:space="0" w:color="auto" w:frame="1"/>
        </w:rPr>
        <w:t>.</w:t>
      </w:r>
    </w:p>
    <w:p w14:paraId="3D58DF07" w14:textId="77777777" w:rsidR="00F03F36" w:rsidRPr="00B960C4" w:rsidRDefault="00F03F36">
      <w:pPr>
        <w:shd w:val="clear" w:color="auto" w:fill="FFFFFF"/>
        <w:spacing w:beforeAutospacing="1" w:after="0" w:afterAutospacing="1" w:line="276" w:lineRule="auto"/>
        <w:jc w:val="both"/>
        <w:rPr>
          <w:rFonts w:eastAsia="Times New Roman" w:cstheme="minorHAnsi"/>
          <w:color w:val="000000"/>
          <w:sz w:val="28"/>
          <w:szCs w:val="28"/>
        </w:rPr>
        <w:pPrChange w:id="167" w:author="Adebola S. Adekogbe" w:date="2024-02-16T10:51:00Z">
          <w:pPr>
            <w:shd w:val="clear" w:color="auto" w:fill="FFFFFF"/>
            <w:spacing w:beforeAutospacing="1" w:after="0" w:afterAutospacing="1" w:line="276" w:lineRule="auto"/>
          </w:pPr>
        </w:pPrChange>
      </w:pPr>
      <w:r w:rsidRPr="00F03F36">
        <w:rPr>
          <w:rFonts w:eastAsia="Times New Roman" w:cstheme="minorHAnsi"/>
          <w:i/>
          <w:iCs/>
          <w:color w:val="2F5496"/>
          <w:sz w:val="28"/>
          <w:szCs w:val="28"/>
          <w:bdr w:val="none" w:sz="0" w:space="0" w:color="auto" w:frame="1"/>
          <w:shd w:val="clear" w:color="auto" w:fill="FFFF00"/>
        </w:rPr>
        <w:t xml:space="preserve">The intervention, the Cool Girls Program, is designed to target adolescent girls and young women (AGYW) aged 15-24 years old. This population/sub-population includes individuals who are particularly vulnerable to HIV infection due to socio-cultural factors, lack of comprehensive sexuality education, gender-based violence, and other challenges prevalent in Sub-Saharan Africa. AGYW are disproportionately affected by HIV/AIDS, accounting for a significant portion of new infections globally. Therefore, the program focuses on empowering this demographic with knowledge </w:t>
      </w:r>
      <w:r w:rsidRPr="00F03F36">
        <w:rPr>
          <w:rFonts w:eastAsia="Times New Roman" w:cstheme="minorHAnsi"/>
          <w:i/>
          <w:iCs/>
          <w:color w:val="2F5496"/>
          <w:sz w:val="28"/>
          <w:szCs w:val="28"/>
          <w:bdr w:val="none" w:sz="0" w:space="0" w:color="auto" w:frame="1"/>
          <w:shd w:val="clear" w:color="auto" w:fill="FFFF00"/>
        </w:rPr>
        <w:lastRenderedPageBreak/>
        <w:t>and skills for HIV prevention and treatment, as well as providing support for those who are already living with HIV.</w:t>
      </w:r>
    </w:p>
    <w:p w14:paraId="764DC311" w14:textId="77777777" w:rsidR="00F03F36" w:rsidRPr="00B960C4"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color w:val="2F5496"/>
          <w:sz w:val="28"/>
          <w:szCs w:val="28"/>
          <w:u w:val="single"/>
          <w:bdr w:val="none" w:sz="0" w:space="0" w:color="auto" w:frame="1"/>
        </w:rPr>
        <w:t>Data collection</w:t>
      </w:r>
    </w:p>
    <w:p w14:paraId="6DD9A765" w14:textId="7780ECD5" w:rsidR="00ED354D" w:rsidRDefault="00F03F36" w:rsidP="00F03F36">
      <w:pPr>
        <w:shd w:val="clear" w:color="auto" w:fill="FFFFFF"/>
        <w:spacing w:beforeAutospacing="1" w:after="0" w:afterAutospacing="1" w:line="276" w:lineRule="auto"/>
        <w:rPr>
          <w:ins w:id="168" w:author="Mvendaga Ukor" w:date="2024-03-08T11:58:00Z"/>
          <w:rFonts w:eastAsia="Times New Roman" w:cstheme="minorHAnsi"/>
          <w:i/>
          <w:iCs/>
          <w:color w:val="2F5496"/>
          <w:sz w:val="28"/>
          <w:szCs w:val="28"/>
          <w:bdr w:val="none" w:sz="0" w:space="0" w:color="auto" w:frame="1"/>
        </w:rPr>
      </w:pPr>
      <w:r w:rsidRPr="00F03F36">
        <w:rPr>
          <w:rFonts w:eastAsia="Times New Roman" w:cstheme="minorHAnsi"/>
          <w:color w:val="000000"/>
          <w:sz w:val="28"/>
          <w:szCs w:val="28"/>
          <w:bdr w:val="none" w:sz="0" w:space="0" w:color="auto" w:frame="1"/>
        </w:rPr>
        <w:t>·       </w:t>
      </w:r>
      <w:r w:rsidRPr="00F03F36">
        <w:rPr>
          <w:rFonts w:eastAsia="Times New Roman" w:cstheme="minorHAnsi"/>
          <w:i/>
          <w:iCs/>
          <w:color w:val="2F5496"/>
          <w:sz w:val="28"/>
          <w:szCs w:val="28"/>
          <w:bdr w:val="none" w:sz="0" w:space="0" w:color="auto" w:frame="1"/>
        </w:rPr>
        <w:t xml:space="preserve">Will the data be quantitative or qualitative? </w:t>
      </w:r>
    </w:p>
    <w:p w14:paraId="280AAC4E" w14:textId="2D835089" w:rsidR="006C10B2" w:rsidRDefault="006C10B2" w:rsidP="00F03F36">
      <w:pPr>
        <w:shd w:val="clear" w:color="auto" w:fill="FFFFFF"/>
        <w:spacing w:beforeAutospacing="1" w:after="0" w:afterAutospacing="1" w:line="276" w:lineRule="auto"/>
        <w:rPr>
          <w:ins w:id="169" w:author="Mvendaga Ukor" w:date="2024-03-08T11:56:00Z"/>
          <w:rFonts w:eastAsia="Times New Roman" w:cstheme="minorHAnsi"/>
          <w:i/>
          <w:iCs/>
          <w:color w:val="2F5496"/>
          <w:sz w:val="28"/>
          <w:szCs w:val="28"/>
          <w:bdr w:val="none" w:sz="0" w:space="0" w:color="auto" w:frame="1"/>
        </w:rPr>
      </w:pPr>
      <w:ins w:id="170" w:author="Mvendaga Ukor" w:date="2024-03-08T11:58:00Z">
        <w:r>
          <w:rPr>
            <w:rFonts w:eastAsia="Times New Roman" w:cstheme="minorHAnsi"/>
            <w:i/>
            <w:iCs/>
            <w:color w:val="2F5496"/>
            <w:sz w:val="28"/>
            <w:szCs w:val="28"/>
            <w:bdr w:val="none" w:sz="0" w:space="0" w:color="auto" w:frame="1"/>
          </w:rPr>
          <w:t>Both quantitative and qualitative</w:t>
        </w:r>
      </w:ins>
    </w:p>
    <w:p w14:paraId="0D8E8902" w14:textId="75557C08" w:rsidR="005A073E" w:rsidRDefault="00F03F36" w:rsidP="00F03F36">
      <w:pPr>
        <w:shd w:val="clear" w:color="auto" w:fill="FFFFFF"/>
        <w:spacing w:beforeAutospacing="1" w:after="0" w:afterAutospacing="1" w:line="276" w:lineRule="auto"/>
        <w:rPr>
          <w:ins w:id="171" w:author="Mvendaga Ukor" w:date="2024-03-08T11:58:00Z"/>
          <w:rFonts w:eastAsia="Times New Roman" w:cstheme="minorHAnsi"/>
          <w:i/>
          <w:iCs/>
          <w:color w:val="2F5496"/>
          <w:sz w:val="28"/>
          <w:szCs w:val="28"/>
          <w:bdr w:val="none" w:sz="0" w:space="0" w:color="auto" w:frame="1"/>
        </w:rPr>
      </w:pPr>
      <w:r w:rsidRPr="00F03F36">
        <w:rPr>
          <w:rFonts w:eastAsia="Times New Roman" w:cstheme="minorHAnsi"/>
          <w:i/>
          <w:iCs/>
          <w:color w:val="2F5496"/>
          <w:sz w:val="28"/>
          <w:szCs w:val="28"/>
          <w:bdr w:val="none" w:sz="0" w:space="0" w:color="auto" w:frame="1"/>
        </w:rPr>
        <w:t xml:space="preserve">What is the plan for baseline and subsequent data collection, if applicable? Specify your data source(s) and how you will collect the data? </w:t>
      </w:r>
    </w:p>
    <w:p w14:paraId="6B843C09" w14:textId="36044498" w:rsidR="0094369D" w:rsidRDefault="0094369D" w:rsidP="00F03F36">
      <w:pPr>
        <w:shd w:val="clear" w:color="auto" w:fill="FFFFFF"/>
        <w:spacing w:beforeAutospacing="1" w:after="0" w:afterAutospacing="1" w:line="276" w:lineRule="auto"/>
        <w:rPr>
          <w:ins w:id="172" w:author="Mvendaga Ukor" w:date="2024-03-08T11:56:00Z"/>
          <w:rFonts w:eastAsia="Times New Roman" w:cstheme="minorHAnsi"/>
          <w:i/>
          <w:iCs/>
          <w:color w:val="2F5496"/>
          <w:sz w:val="28"/>
          <w:szCs w:val="28"/>
          <w:bdr w:val="none" w:sz="0" w:space="0" w:color="auto" w:frame="1"/>
        </w:rPr>
      </w:pPr>
      <w:ins w:id="173" w:author="Mvendaga Ukor" w:date="2024-03-08T11:58:00Z">
        <w:r>
          <w:rPr>
            <w:rFonts w:eastAsia="Times New Roman" w:cstheme="minorHAnsi"/>
            <w:i/>
            <w:iCs/>
            <w:color w:val="2F5496"/>
            <w:sz w:val="28"/>
            <w:szCs w:val="28"/>
            <w:bdr w:val="none" w:sz="0" w:space="0" w:color="auto" w:frame="1"/>
          </w:rPr>
          <w:t>Data sources: Survey</w:t>
        </w:r>
      </w:ins>
      <w:ins w:id="174" w:author="Mvendaga Ukor" w:date="2024-03-08T11:59:00Z">
        <w:r w:rsidR="00291CD8">
          <w:rPr>
            <w:rFonts w:eastAsia="Times New Roman" w:cstheme="minorHAnsi"/>
            <w:i/>
            <w:iCs/>
            <w:color w:val="2F5496"/>
            <w:sz w:val="28"/>
            <w:szCs w:val="28"/>
            <w:bdr w:val="none" w:sz="0" w:space="0" w:color="auto" w:frame="1"/>
          </w:rPr>
          <w:t>s</w:t>
        </w:r>
      </w:ins>
      <w:bookmarkStart w:id="175" w:name="_GoBack"/>
      <w:bookmarkEnd w:id="175"/>
    </w:p>
    <w:p w14:paraId="479EF815" w14:textId="75A31D5A" w:rsidR="00F03F36" w:rsidRDefault="00F03F36" w:rsidP="00F03F36">
      <w:pPr>
        <w:shd w:val="clear" w:color="auto" w:fill="FFFFFF"/>
        <w:spacing w:beforeAutospacing="1" w:after="0" w:afterAutospacing="1" w:line="276" w:lineRule="auto"/>
        <w:rPr>
          <w:ins w:id="176" w:author="Mvendaga Ukor" w:date="2024-03-08T11:57:00Z"/>
          <w:rFonts w:eastAsia="Times New Roman" w:cstheme="minorHAnsi"/>
          <w:i/>
          <w:iCs/>
          <w:color w:val="2F5496"/>
          <w:sz w:val="28"/>
          <w:szCs w:val="28"/>
          <w:bdr w:val="none" w:sz="0" w:space="0" w:color="auto" w:frame="1"/>
        </w:rPr>
      </w:pPr>
      <w:r w:rsidRPr="00F03F36">
        <w:rPr>
          <w:rFonts w:eastAsia="Times New Roman" w:cstheme="minorHAnsi"/>
          <w:i/>
          <w:iCs/>
          <w:color w:val="2F5496"/>
          <w:sz w:val="28"/>
          <w:szCs w:val="28"/>
          <w:bdr w:val="none" w:sz="0" w:space="0" w:color="auto" w:frame="1"/>
        </w:rPr>
        <w:t>What type of variables/indicators will be collected/measured (refer to the table of outcomes and indicators to be measured)</w:t>
      </w:r>
    </w:p>
    <w:p w14:paraId="0DA9EF59" w14:textId="37219290" w:rsidR="005A073E" w:rsidRPr="000B5E05" w:rsidRDefault="000B5E05" w:rsidP="00F03F36">
      <w:pPr>
        <w:shd w:val="clear" w:color="auto" w:fill="FFFFFF"/>
        <w:spacing w:beforeAutospacing="1" w:after="0" w:afterAutospacing="1" w:line="276" w:lineRule="auto"/>
        <w:rPr>
          <w:rFonts w:eastAsia="Times New Roman" w:cstheme="minorHAnsi"/>
          <w:b/>
          <w:color w:val="000000"/>
          <w:sz w:val="28"/>
          <w:szCs w:val="28"/>
          <w:rPrChange w:id="177" w:author="Mvendaga Ukor" w:date="2024-03-08T11:58:00Z">
            <w:rPr>
              <w:rFonts w:eastAsia="Times New Roman" w:cstheme="minorHAnsi"/>
              <w:color w:val="000000"/>
              <w:sz w:val="28"/>
              <w:szCs w:val="28"/>
            </w:rPr>
          </w:rPrChange>
        </w:rPr>
      </w:pPr>
      <w:ins w:id="178" w:author="Mvendaga Ukor" w:date="2024-03-08T11:58:00Z">
        <w:r w:rsidRPr="000B5E05">
          <w:rPr>
            <w:rFonts w:eastAsia="Times New Roman" w:cstheme="minorHAnsi"/>
            <w:b/>
            <w:color w:val="000000"/>
            <w:sz w:val="28"/>
            <w:szCs w:val="28"/>
            <w:rPrChange w:id="179" w:author="Mvendaga Ukor" w:date="2024-03-08T11:58:00Z">
              <w:rPr>
                <w:rFonts w:eastAsia="Times New Roman" w:cstheme="minorHAnsi"/>
                <w:color w:val="000000"/>
                <w:sz w:val="28"/>
                <w:szCs w:val="28"/>
              </w:rPr>
            </w:rPrChange>
          </w:rPr>
          <w:t>See indicator matrix</w:t>
        </w:r>
      </w:ins>
    </w:p>
    <w:p w14:paraId="26938B63" w14:textId="77777777" w:rsidR="00F03F36" w:rsidRPr="00B960C4"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color w:val="2F5496"/>
          <w:sz w:val="28"/>
          <w:szCs w:val="28"/>
          <w:u w:val="single"/>
          <w:bdr w:val="none" w:sz="0" w:space="0" w:color="auto" w:frame="1"/>
        </w:rPr>
        <w:t>Data analysis</w:t>
      </w:r>
    </w:p>
    <w:p w14:paraId="00FCAA47" w14:textId="61DEB896" w:rsidR="00F03F36" w:rsidRDefault="00F03F36" w:rsidP="00F03F36">
      <w:pPr>
        <w:shd w:val="clear" w:color="auto" w:fill="FFFFFF"/>
        <w:spacing w:beforeAutospacing="1" w:after="0" w:afterAutospacing="1" w:line="276" w:lineRule="auto"/>
        <w:rPr>
          <w:ins w:id="180" w:author="Mvendaga Ukor" w:date="2024-03-08T11:59:00Z"/>
          <w:rFonts w:eastAsia="Times New Roman" w:cstheme="minorHAnsi"/>
          <w:i/>
          <w:iCs/>
          <w:color w:val="2F5496"/>
          <w:sz w:val="28"/>
          <w:szCs w:val="28"/>
          <w:bdr w:val="none" w:sz="0" w:space="0" w:color="auto" w:frame="1"/>
        </w:rPr>
      </w:pPr>
      <w:r w:rsidRPr="00F03F36">
        <w:rPr>
          <w:rFonts w:eastAsia="Times New Roman" w:cstheme="minorHAnsi"/>
          <w:color w:val="000000"/>
          <w:sz w:val="28"/>
          <w:szCs w:val="28"/>
          <w:bdr w:val="none" w:sz="0" w:space="0" w:color="auto" w:frame="1"/>
        </w:rPr>
        <w:t>·       </w:t>
      </w:r>
      <w:r w:rsidRPr="00F03F36">
        <w:rPr>
          <w:rFonts w:eastAsia="Times New Roman" w:cstheme="minorHAnsi"/>
          <w:i/>
          <w:iCs/>
          <w:color w:val="2F5496"/>
          <w:sz w:val="28"/>
          <w:szCs w:val="28"/>
          <w:bdr w:val="none" w:sz="0" w:space="0" w:color="auto" w:frame="1"/>
        </w:rPr>
        <w:t>What type of data analysis will be conducted – quantitative or qualitative? If quantitative: will you use descriptive analysis (means, SD, median, frequencies, percentages, etc.) or inferential analysis (use of bivariate statistical methods e.g. Chi-square test, t-test, regression analysis for multivariate etc.?)</w:t>
      </w:r>
    </w:p>
    <w:p w14:paraId="385C4C67" w14:textId="7EDC23B3" w:rsidR="004D69FD" w:rsidRPr="00B960C4" w:rsidRDefault="004D69FD" w:rsidP="00F03F36">
      <w:pPr>
        <w:shd w:val="clear" w:color="auto" w:fill="FFFFFF"/>
        <w:spacing w:beforeAutospacing="1" w:after="0" w:afterAutospacing="1" w:line="276" w:lineRule="auto"/>
        <w:rPr>
          <w:rFonts w:eastAsia="Times New Roman" w:cstheme="minorHAnsi"/>
          <w:color w:val="000000"/>
          <w:sz w:val="28"/>
          <w:szCs w:val="28"/>
        </w:rPr>
      </w:pPr>
      <w:ins w:id="181" w:author="Mvendaga Ukor" w:date="2024-03-08T11:59:00Z">
        <w:r>
          <w:rPr>
            <w:rFonts w:eastAsia="Times New Roman" w:cstheme="minorHAnsi"/>
            <w:color w:val="000000"/>
            <w:sz w:val="28"/>
            <w:szCs w:val="28"/>
          </w:rPr>
          <w:t>Quantitative</w:t>
        </w:r>
      </w:ins>
    </w:p>
    <w:p w14:paraId="69244453" w14:textId="00636A96" w:rsidR="00F03F36" w:rsidRPr="00F03F36" w:rsidRDefault="00F03F36" w:rsidP="00F03F36">
      <w:pPr>
        <w:shd w:val="clear" w:color="auto" w:fill="FFFFFF"/>
        <w:spacing w:beforeAutospacing="1" w:after="0" w:afterAutospacing="1" w:line="276" w:lineRule="auto"/>
        <w:rPr>
          <w:rFonts w:eastAsia="Times New Roman" w:cstheme="minorHAnsi"/>
          <w:color w:val="000000"/>
          <w:sz w:val="28"/>
          <w:szCs w:val="28"/>
        </w:rPr>
      </w:pPr>
      <w:r w:rsidRPr="00F03F36">
        <w:rPr>
          <w:rFonts w:eastAsia="Times New Roman" w:cstheme="minorHAnsi"/>
          <w:color w:val="2F5496"/>
          <w:sz w:val="28"/>
          <w:szCs w:val="28"/>
          <w:bdr w:val="none" w:sz="0" w:space="0" w:color="auto" w:frame="1"/>
        </w:rPr>
        <w:t>5.   </w:t>
      </w:r>
      <w:r w:rsidRPr="00F03F36">
        <w:rPr>
          <w:rFonts w:eastAsia="Times New Roman" w:cstheme="minorHAnsi"/>
          <w:b/>
          <w:bCs/>
          <w:color w:val="2F5496"/>
          <w:sz w:val="28"/>
          <w:szCs w:val="28"/>
          <w:bdr w:val="none" w:sz="0" w:space="0" w:color="auto" w:frame="1"/>
        </w:rPr>
        <w:t>Ethical considerations</w:t>
      </w:r>
    </w:p>
    <w:p w14:paraId="33F17A18" w14:textId="77777777" w:rsidR="00F03F36" w:rsidRPr="00B960C4" w:rsidRDefault="00F03F36" w:rsidP="00F03F36">
      <w:pPr>
        <w:shd w:val="clear" w:color="auto" w:fill="FFFFFF"/>
        <w:spacing w:after="0" w:line="276" w:lineRule="auto"/>
        <w:rPr>
          <w:rFonts w:eastAsia="Times New Roman" w:cstheme="minorHAnsi"/>
          <w:color w:val="000000"/>
          <w:sz w:val="28"/>
          <w:szCs w:val="28"/>
        </w:rPr>
      </w:pPr>
      <w:r w:rsidRPr="00F03F36">
        <w:rPr>
          <w:rFonts w:eastAsia="Times New Roman" w:cstheme="minorHAnsi"/>
          <w:color w:val="000000"/>
          <w:sz w:val="28"/>
          <w:szCs w:val="28"/>
          <w:bdr w:val="none" w:sz="0" w:space="0" w:color="auto" w:frame="1"/>
        </w:rPr>
        <w:t>·       </w:t>
      </w:r>
      <w:r w:rsidRPr="00F03F36">
        <w:rPr>
          <w:rFonts w:eastAsia="Times New Roman" w:cstheme="minorHAnsi"/>
          <w:i/>
          <w:iCs/>
          <w:color w:val="2F5496"/>
          <w:sz w:val="28"/>
          <w:szCs w:val="28"/>
          <w:bdr w:val="none" w:sz="0" w:space="0" w:color="auto" w:frame="1"/>
        </w:rPr>
        <w:t>Is the study covered by any existing IRB approved protocol related to the new study (e.g. CDC IRB)?</w:t>
      </w:r>
    </w:p>
    <w:p w14:paraId="02B75309" w14:textId="7E8AF54D" w:rsidR="00F03F36" w:rsidRPr="00F03F36" w:rsidRDefault="00F03F36" w:rsidP="00F03F36">
      <w:pPr>
        <w:shd w:val="clear" w:color="auto" w:fill="FFFFFF"/>
        <w:spacing w:after="0" w:line="276" w:lineRule="auto"/>
        <w:rPr>
          <w:rFonts w:eastAsia="Times New Roman" w:cstheme="minorHAnsi"/>
          <w:color w:val="000000"/>
          <w:sz w:val="28"/>
          <w:szCs w:val="28"/>
        </w:rPr>
      </w:pPr>
      <w:r w:rsidRPr="00F03F36">
        <w:rPr>
          <w:rFonts w:eastAsia="Times New Roman" w:cstheme="minorHAnsi"/>
          <w:b/>
          <w:bCs/>
          <w:color w:val="2F5496"/>
          <w:sz w:val="28"/>
          <w:szCs w:val="28"/>
          <w:bdr w:val="none" w:sz="0" w:space="0" w:color="auto" w:frame="1"/>
        </w:rPr>
        <w:t>Plans for dissemination of findings</w:t>
      </w:r>
    </w:p>
    <w:p w14:paraId="6754FA3C" w14:textId="77777777" w:rsidR="00F03F36" w:rsidRPr="00B960C4" w:rsidRDefault="00F03F36" w:rsidP="00F03F36">
      <w:pPr>
        <w:shd w:val="clear" w:color="auto" w:fill="FFFFFF"/>
        <w:spacing w:after="0" w:line="276" w:lineRule="auto"/>
        <w:rPr>
          <w:rFonts w:eastAsia="Times New Roman" w:cstheme="minorHAnsi"/>
          <w:color w:val="000000"/>
          <w:sz w:val="28"/>
          <w:szCs w:val="28"/>
        </w:rPr>
      </w:pPr>
      <w:r w:rsidRPr="00F03F36">
        <w:rPr>
          <w:rFonts w:eastAsia="Times New Roman" w:cstheme="minorHAnsi"/>
          <w:color w:val="000000"/>
          <w:sz w:val="28"/>
          <w:szCs w:val="28"/>
          <w:bdr w:val="none" w:sz="0" w:space="0" w:color="auto" w:frame="1"/>
        </w:rPr>
        <w:t>·       </w:t>
      </w:r>
      <w:r w:rsidRPr="00F03F36">
        <w:rPr>
          <w:rFonts w:eastAsia="Times New Roman" w:cstheme="minorHAnsi"/>
          <w:i/>
          <w:iCs/>
          <w:color w:val="2F5496"/>
          <w:sz w:val="28"/>
          <w:szCs w:val="28"/>
          <w:bdr w:val="none" w:sz="0" w:space="0" w:color="auto" w:frame="1"/>
        </w:rPr>
        <w:t>Include target audience for dissemination and plans for abstracts/manuscript development</w:t>
      </w:r>
    </w:p>
    <w:p w14:paraId="2738BD63" w14:textId="07B28996" w:rsidR="00F03F36" w:rsidRPr="00F03F36" w:rsidRDefault="00F03F36" w:rsidP="00F03F36">
      <w:pPr>
        <w:shd w:val="clear" w:color="auto" w:fill="FFFFFF"/>
        <w:spacing w:after="0" w:line="276" w:lineRule="auto"/>
        <w:rPr>
          <w:rFonts w:eastAsia="Times New Roman" w:cstheme="minorHAnsi"/>
          <w:color w:val="000000"/>
          <w:sz w:val="28"/>
          <w:szCs w:val="28"/>
        </w:rPr>
      </w:pPr>
      <w:r w:rsidRPr="00F03F36">
        <w:rPr>
          <w:rFonts w:eastAsia="Times New Roman" w:cstheme="minorHAnsi"/>
          <w:b/>
          <w:bCs/>
          <w:color w:val="2F5496"/>
          <w:sz w:val="28"/>
          <w:szCs w:val="28"/>
          <w:bdr w:val="none" w:sz="0" w:space="0" w:color="auto" w:frame="1"/>
        </w:rPr>
        <w:t>References</w:t>
      </w:r>
    </w:p>
    <w:p w14:paraId="46C650B6" w14:textId="77777777" w:rsidR="00F03F36" w:rsidRPr="00F03F36" w:rsidRDefault="00F03F36" w:rsidP="00F03F36">
      <w:pPr>
        <w:shd w:val="clear" w:color="auto" w:fill="FFFFFF"/>
        <w:spacing w:after="0" w:line="276" w:lineRule="auto"/>
        <w:rPr>
          <w:rFonts w:eastAsia="Times New Roman" w:cstheme="minorHAnsi"/>
          <w:color w:val="000000"/>
          <w:sz w:val="28"/>
          <w:szCs w:val="28"/>
        </w:rPr>
      </w:pPr>
      <w:r w:rsidRPr="00F03F36">
        <w:rPr>
          <w:rFonts w:eastAsia="Times New Roman" w:cstheme="minorHAnsi"/>
          <w:i/>
          <w:iCs/>
          <w:color w:val="2F5496"/>
          <w:sz w:val="28"/>
          <w:szCs w:val="28"/>
          <w:bdr w:val="none" w:sz="0" w:space="0" w:color="auto" w:frame="1"/>
        </w:rPr>
        <w:lastRenderedPageBreak/>
        <w:t>Include key references that supports the scientific/programmatic rationale for this study</w:t>
      </w:r>
    </w:p>
    <w:p w14:paraId="1A7DC064" w14:textId="77777777" w:rsidR="00440EBC" w:rsidRPr="00B960C4" w:rsidRDefault="00440EBC" w:rsidP="00F03F36">
      <w:pPr>
        <w:spacing w:line="276" w:lineRule="auto"/>
        <w:rPr>
          <w:rFonts w:cstheme="minorHAnsi"/>
          <w:sz w:val="28"/>
          <w:szCs w:val="28"/>
        </w:rPr>
      </w:pPr>
    </w:p>
    <w:sectPr w:rsidR="00440EBC" w:rsidRPr="00B960C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debola S. Adekogbe" w:date="2024-02-16T09:56:00Z" w:initials="ASA">
    <w:p w14:paraId="16036AE3" w14:textId="68016C42" w:rsidR="00DB24A5" w:rsidRDefault="00DB24A5">
      <w:pPr>
        <w:pStyle w:val="CommentText"/>
      </w:pPr>
      <w:r>
        <w:rPr>
          <w:rStyle w:val="CommentReference"/>
        </w:rPr>
        <w:annotationRef/>
      </w:r>
      <w:r>
        <w:t>This is an activity and not an objective.</w:t>
      </w:r>
      <w:r w:rsidR="003428D5">
        <w:t xml:space="preserve"> Find below suggestions for your consideration based on the concept. </w:t>
      </w:r>
      <w:r>
        <w:t xml:space="preserve"> 1. To improve knowledge of adolescent girls and young women on sexual and reproductive health, HIV prevention, mental well being</w:t>
      </w:r>
    </w:p>
    <w:p w14:paraId="6A2B8957" w14:textId="0E2E6EEA" w:rsidR="004F4DDD" w:rsidRDefault="00315E99">
      <w:pPr>
        <w:pStyle w:val="CommentText"/>
      </w:pPr>
      <w:r>
        <w:t>2</w:t>
      </w:r>
      <w:r w:rsidR="004F4DDD">
        <w:t>. To reduce the risk of HIV acquisition</w:t>
      </w:r>
      <w:r w:rsidR="00F923F7">
        <w:t xml:space="preserve"> and promote health seeking behavior</w:t>
      </w:r>
      <w:r w:rsidR="004F4DDD">
        <w:t xml:space="preserve"> among adolescent girls and young women enrolled in the cool </w:t>
      </w:r>
      <w:r w:rsidR="003428D5">
        <w:t>girls’</w:t>
      </w:r>
      <w:r w:rsidR="004F4DDD">
        <w:t xml:space="preserve"> program</w:t>
      </w:r>
    </w:p>
    <w:p w14:paraId="11EE3D3E" w14:textId="517FDD0F" w:rsidR="003428D5" w:rsidRDefault="00315E99">
      <w:pPr>
        <w:pStyle w:val="CommentText"/>
      </w:pPr>
      <w:r>
        <w:t>3</w:t>
      </w:r>
      <w:r w:rsidR="003428D5">
        <w:t>. To improve access of adolescent girls and young women enrolled on the Cool girls’ program to</w:t>
      </w:r>
      <w:r w:rsidR="0087631A">
        <w:t xml:space="preserve"> health services including SRH, GBV, Mental Health,</w:t>
      </w:r>
      <w:r w:rsidR="003428D5">
        <w:t xml:space="preserve"> H</w:t>
      </w:r>
      <w:r w:rsidR="0087631A">
        <w:t xml:space="preserve">TS, HIV </w:t>
      </w:r>
      <w:r w:rsidR="003428D5">
        <w:t xml:space="preserve">care </w:t>
      </w:r>
      <w:r w:rsidR="0087631A">
        <w:t xml:space="preserve">and treatment services </w:t>
      </w:r>
    </w:p>
    <w:p w14:paraId="5A6D07A4" w14:textId="7B5C10F4" w:rsidR="00DB24A5" w:rsidRDefault="00DB24A5">
      <w:pPr>
        <w:pStyle w:val="CommentText"/>
      </w:pPr>
      <w:r>
        <w:t xml:space="preserve"> </w:t>
      </w:r>
    </w:p>
  </w:comment>
  <w:comment w:id="1" w:author="Adebola S. Adekogbe" w:date="2024-02-16T10:25:00Z" w:initials="ASA">
    <w:p w14:paraId="1937DAA9" w14:textId="47BEBEE6" w:rsidR="003428D5" w:rsidRDefault="003428D5">
      <w:pPr>
        <w:pStyle w:val="CommentText"/>
      </w:pPr>
      <w:r>
        <w:rPr>
          <w:rStyle w:val="CommentReference"/>
        </w:rPr>
        <w:annotationRef/>
      </w:r>
      <w:r>
        <w:t xml:space="preserve">How do we intend to </w:t>
      </w:r>
      <w:proofErr w:type="spellStart"/>
      <w:r>
        <w:t>measure</w:t>
      </w:r>
      <w:r w:rsidR="0040624C">
        <w:t>d</w:t>
      </w:r>
      <w:proofErr w:type="spellEnd"/>
      <w:r>
        <w:t xml:space="preserve"> this?</w:t>
      </w:r>
    </w:p>
  </w:comment>
  <w:comment w:id="2" w:author="Adebola S. Adekogbe" w:date="2024-02-16T10:31:00Z" w:initials="ASA">
    <w:p w14:paraId="69C9FDAE" w14:textId="2D115418" w:rsidR="00315E99" w:rsidRDefault="00315E99">
      <w:pPr>
        <w:pStyle w:val="CommentText"/>
      </w:pPr>
      <w:r>
        <w:rPr>
          <w:rStyle w:val="CommentReference"/>
        </w:rPr>
        <w:annotationRef/>
      </w:r>
      <w:r>
        <w:t xml:space="preserve">Improved knowledge on sexual and reproductive health, HIV prevention, GBV, mental health </w:t>
      </w:r>
    </w:p>
  </w:comment>
  <w:comment w:id="6" w:author="Adebola S. Adekogbe" w:date="2024-02-16T10:33:00Z" w:initials="ASA">
    <w:p w14:paraId="324B72A7" w14:textId="70E9E902" w:rsidR="00315E99" w:rsidRDefault="00315E99">
      <w:pPr>
        <w:pStyle w:val="CommentText"/>
      </w:pPr>
      <w:r>
        <w:rPr>
          <w:rStyle w:val="CommentReference"/>
        </w:rPr>
        <w:annotationRef/>
      </w:r>
      <w:r>
        <w:t xml:space="preserve">Reduced risk of HIV acquisition (safe sex negotiation skills, high risk perception, faithful to one partner, </w:t>
      </w:r>
      <w:r w:rsidR="0087631A">
        <w:t xml:space="preserve">abstinence, increased condom </w:t>
      </w:r>
      <w:proofErr w:type="gramStart"/>
      <w:r w:rsidR="0087631A">
        <w:t>use</w:t>
      </w:r>
      <w:proofErr w:type="gramEnd"/>
      <w:r w:rsidR="0087631A">
        <w:t xml:space="preserve"> </w:t>
      </w:r>
      <w:proofErr w:type="spellStart"/>
      <w:r w:rsidR="0087631A">
        <w:t>etc</w:t>
      </w:r>
      <w:proofErr w:type="spellEnd"/>
      <w:r w:rsidR="0087631A">
        <w:t>)</w:t>
      </w:r>
    </w:p>
  </w:comment>
  <w:comment w:id="11" w:author="Adebola S. Adekogbe" w:date="2024-02-16T10:45:00Z" w:initials="ASA">
    <w:p w14:paraId="74E074C9" w14:textId="61ED4C36" w:rsidR="0087631A" w:rsidRDefault="0087631A">
      <w:pPr>
        <w:pStyle w:val="CommentText"/>
      </w:pPr>
      <w:r>
        <w:rPr>
          <w:rStyle w:val="CommentReference"/>
        </w:rPr>
        <w:annotationRef/>
      </w:r>
    </w:p>
  </w:comment>
  <w:comment w:id="10" w:author="Adebola S. Adekogbe" w:date="2024-02-16T10:43:00Z" w:initials="ASA">
    <w:p w14:paraId="6DE8985E" w14:textId="1EE44368" w:rsidR="0087631A" w:rsidRDefault="0087631A">
      <w:pPr>
        <w:pStyle w:val="CommentText"/>
      </w:pPr>
      <w:r>
        <w:rPr>
          <w:rStyle w:val="CommentReference"/>
        </w:rPr>
        <w:annotationRef/>
      </w:r>
      <w:r>
        <w:t>Improved access to SRH, GBV, MH, HTS services, Linkage to care and treatment services</w:t>
      </w:r>
    </w:p>
  </w:comment>
  <w:comment w:id="13" w:author="Adebola S. Adekogbe" w:date="2024-02-16T10:47:00Z" w:initials="ASA">
    <w:p w14:paraId="35FAAA13" w14:textId="19B9418D" w:rsidR="0087631A" w:rsidRDefault="0087631A">
      <w:pPr>
        <w:pStyle w:val="CommentText"/>
      </w:pPr>
      <w:r>
        <w:rPr>
          <w:rStyle w:val="CommentReference"/>
        </w:rPr>
        <w:annotationRef/>
      </w:r>
      <w:r>
        <w:t>This relates with objective one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A6D07A4" w15:done="0"/>
  <w15:commentEx w15:paraId="1937DAA9" w15:done="0"/>
  <w15:commentEx w15:paraId="69C9FDAE" w15:done="0"/>
  <w15:commentEx w15:paraId="324B72A7" w15:done="0"/>
  <w15:commentEx w15:paraId="74E074C9" w15:done="0"/>
  <w15:commentEx w15:paraId="6DE8985E" w15:done="0"/>
  <w15:commentEx w15:paraId="35FAAA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6D07A4" w16cid:durableId="2979AFC5"/>
  <w16cid:commentId w16cid:paraId="1937DAA9" w16cid:durableId="2979B6B5"/>
  <w16cid:commentId w16cid:paraId="69C9FDAE" w16cid:durableId="2979B81D"/>
  <w16cid:commentId w16cid:paraId="324B72A7" w16cid:durableId="2979B86C"/>
  <w16cid:commentId w16cid:paraId="74E074C9" w16cid:durableId="2979BB44"/>
  <w16cid:commentId w16cid:paraId="6DE8985E" w16cid:durableId="2979BADF"/>
  <w16cid:commentId w16cid:paraId="35FAAA13" w16cid:durableId="2979BB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670933"/>
    <w:multiLevelType w:val="multilevel"/>
    <w:tmpl w:val="2EA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9B2ADC"/>
    <w:multiLevelType w:val="multilevel"/>
    <w:tmpl w:val="D38C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EF6D82"/>
    <w:multiLevelType w:val="hybridMultilevel"/>
    <w:tmpl w:val="32DEEE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97203C"/>
    <w:multiLevelType w:val="hybridMultilevel"/>
    <w:tmpl w:val="4BC0521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CE65426"/>
    <w:multiLevelType w:val="multilevel"/>
    <w:tmpl w:val="CB6C9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37475A"/>
    <w:multiLevelType w:val="multilevel"/>
    <w:tmpl w:val="20C2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CD0C69"/>
    <w:multiLevelType w:val="hybridMultilevel"/>
    <w:tmpl w:val="ACC0EE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B721DC"/>
    <w:multiLevelType w:val="multilevel"/>
    <w:tmpl w:val="3868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9F25D3"/>
    <w:multiLevelType w:val="hybridMultilevel"/>
    <w:tmpl w:val="7BC83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5"/>
  </w:num>
  <w:num w:numId="4">
    <w:abstractNumId w:val="4"/>
  </w:num>
  <w:num w:numId="5">
    <w:abstractNumId w:val="1"/>
  </w:num>
  <w:num w:numId="6">
    <w:abstractNumId w:val="3"/>
  </w:num>
  <w:num w:numId="7">
    <w:abstractNumId w:val="8"/>
  </w:num>
  <w:num w:numId="8">
    <w:abstractNumId w:val="6"/>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ebola S. Adekogbe">
    <w15:presenceInfo w15:providerId="AD" w15:userId="S-1-5-21-1812511232-1286835695-3551756802-7947"/>
  </w15:person>
  <w15:person w15:author="Mvendaga Ukor">
    <w15:presenceInfo w15:providerId="AD" w15:userId="S-1-5-21-1812511232-1286835695-3551756802-102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36"/>
    <w:rsid w:val="000B5E05"/>
    <w:rsid w:val="000F1F44"/>
    <w:rsid w:val="00291CD8"/>
    <w:rsid w:val="002F4263"/>
    <w:rsid w:val="00315E99"/>
    <w:rsid w:val="003428D5"/>
    <w:rsid w:val="0040624C"/>
    <w:rsid w:val="00406C78"/>
    <w:rsid w:val="00440EBC"/>
    <w:rsid w:val="00466FA9"/>
    <w:rsid w:val="004D69FD"/>
    <w:rsid w:val="004F4DDD"/>
    <w:rsid w:val="00542767"/>
    <w:rsid w:val="005A073E"/>
    <w:rsid w:val="005B12A9"/>
    <w:rsid w:val="006C10B2"/>
    <w:rsid w:val="007314C4"/>
    <w:rsid w:val="007E77A8"/>
    <w:rsid w:val="0087631A"/>
    <w:rsid w:val="0094369D"/>
    <w:rsid w:val="009D03BC"/>
    <w:rsid w:val="00A33660"/>
    <w:rsid w:val="00A7057E"/>
    <w:rsid w:val="00B960C4"/>
    <w:rsid w:val="00BA66D9"/>
    <w:rsid w:val="00BD1F31"/>
    <w:rsid w:val="00DB24A5"/>
    <w:rsid w:val="00ED354D"/>
    <w:rsid w:val="00F03068"/>
    <w:rsid w:val="00F03F36"/>
    <w:rsid w:val="00F5459D"/>
    <w:rsid w:val="00F923F7"/>
    <w:rsid w:val="00FF7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44CC"/>
  <w15:chartTrackingRefBased/>
  <w15:docId w15:val="{C8FB1A0A-445A-469A-A39E-CD32E165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F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3F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66FA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66F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FA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960C4"/>
    <w:pPr>
      <w:ind w:left="720"/>
      <w:contextualSpacing/>
    </w:pPr>
  </w:style>
  <w:style w:type="character" w:styleId="CommentReference">
    <w:name w:val="annotation reference"/>
    <w:basedOn w:val="DefaultParagraphFont"/>
    <w:uiPriority w:val="99"/>
    <w:semiHidden/>
    <w:unhideWhenUsed/>
    <w:rsid w:val="00DB24A5"/>
    <w:rPr>
      <w:sz w:val="16"/>
      <w:szCs w:val="16"/>
    </w:rPr>
  </w:style>
  <w:style w:type="paragraph" w:styleId="CommentText">
    <w:name w:val="annotation text"/>
    <w:basedOn w:val="Normal"/>
    <w:link w:val="CommentTextChar"/>
    <w:uiPriority w:val="99"/>
    <w:semiHidden/>
    <w:unhideWhenUsed/>
    <w:rsid w:val="00DB24A5"/>
    <w:pPr>
      <w:spacing w:line="240" w:lineRule="auto"/>
    </w:pPr>
    <w:rPr>
      <w:sz w:val="20"/>
      <w:szCs w:val="20"/>
    </w:rPr>
  </w:style>
  <w:style w:type="character" w:customStyle="1" w:styleId="CommentTextChar">
    <w:name w:val="Comment Text Char"/>
    <w:basedOn w:val="DefaultParagraphFont"/>
    <w:link w:val="CommentText"/>
    <w:uiPriority w:val="99"/>
    <w:semiHidden/>
    <w:rsid w:val="00DB24A5"/>
    <w:rPr>
      <w:sz w:val="20"/>
      <w:szCs w:val="20"/>
    </w:rPr>
  </w:style>
  <w:style w:type="paragraph" w:styleId="CommentSubject">
    <w:name w:val="annotation subject"/>
    <w:basedOn w:val="CommentText"/>
    <w:next w:val="CommentText"/>
    <w:link w:val="CommentSubjectChar"/>
    <w:uiPriority w:val="99"/>
    <w:semiHidden/>
    <w:unhideWhenUsed/>
    <w:rsid w:val="00DB24A5"/>
    <w:rPr>
      <w:b/>
      <w:bCs/>
    </w:rPr>
  </w:style>
  <w:style w:type="character" w:customStyle="1" w:styleId="CommentSubjectChar">
    <w:name w:val="Comment Subject Char"/>
    <w:basedOn w:val="CommentTextChar"/>
    <w:link w:val="CommentSubject"/>
    <w:uiPriority w:val="99"/>
    <w:semiHidden/>
    <w:rsid w:val="00DB24A5"/>
    <w:rPr>
      <w:b/>
      <w:bCs/>
      <w:sz w:val="20"/>
      <w:szCs w:val="20"/>
    </w:rPr>
  </w:style>
  <w:style w:type="paragraph" w:styleId="BalloonText">
    <w:name w:val="Balloon Text"/>
    <w:basedOn w:val="Normal"/>
    <w:link w:val="BalloonTextChar"/>
    <w:uiPriority w:val="99"/>
    <w:semiHidden/>
    <w:unhideWhenUsed/>
    <w:rsid w:val="00DB24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24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567515">
      <w:bodyDiv w:val="1"/>
      <w:marLeft w:val="0"/>
      <w:marRight w:val="0"/>
      <w:marTop w:val="0"/>
      <w:marBottom w:val="0"/>
      <w:divBdr>
        <w:top w:val="none" w:sz="0" w:space="0" w:color="auto"/>
        <w:left w:val="none" w:sz="0" w:space="0" w:color="auto"/>
        <w:bottom w:val="none" w:sz="0" w:space="0" w:color="auto"/>
        <w:right w:val="none" w:sz="0" w:space="0" w:color="auto"/>
      </w:divBdr>
      <w:divsChild>
        <w:div w:id="865022896">
          <w:marLeft w:val="1440"/>
          <w:marRight w:val="0"/>
          <w:marTop w:val="0"/>
          <w:marBottom w:val="0"/>
          <w:divBdr>
            <w:top w:val="none" w:sz="0" w:space="0" w:color="auto"/>
            <w:left w:val="none" w:sz="0" w:space="0" w:color="auto"/>
            <w:bottom w:val="none" w:sz="0" w:space="0" w:color="auto"/>
            <w:right w:val="none" w:sz="0" w:space="0" w:color="auto"/>
          </w:divBdr>
        </w:div>
        <w:div w:id="1167863528">
          <w:marLeft w:val="0"/>
          <w:marRight w:val="0"/>
          <w:marTop w:val="0"/>
          <w:marBottom w:val="0"/>
          <w:divBdr>
            <w:top w:val="none" w:sz="0" w:space="0" w:color="auto"/>
            <w:left w:val="none" w:sz="0" w:space="0" w:color="auto"/>
            <w:bottom w:val="none" w:sz="0" w:space="0" w:color="auto"/>
            <w:right w:val="none" w:sz="0" w:space="0" w:color="auto"/>
          </w:divBdr>
        </w:div>
        <w:div w:id="437792775">
          <w:marLeft w:val="0"/>
          <w:marRight w:val="0"/>
          <w:marTop w:val="0"/>
          <w:marBottom w:val="0"/>
          <w:divBdr>
            <w:top w:val="none" w:sz="0" w:space="0" w:color="auto"/>
            <w:left w:val="none" w:sz="0" w:space="0" w:color="auto"/>
            <w:bottom w:val="none" w:sz="0" w:space="0" w:color="auto"/>
            <w:right w:val="none" w:sz="0" w:space="0" w:color="auto"/>
          </w:divBdr>
        </w:div>
        <w:div w:id="35663534">
          <w:marLeft w:val="0"/>
          <w:marRight w:val="0"/>
          <w:marTop w:val="0"/>
          <w:marBottom w:val="0"/>
          <w:divBdr>
            <w:top w:val="none" w:sz="0" w:space="0" w:color="auto"/>
            <w:left w:val="none" w:sz="0" w:space="0" w:color="auto"/>
            <w:bottom w:val="none" w:sz="0" w:space="0" w:color="auto"/>
            <w:right w:val="none" w:sz="0" w:space="0" w:color="auto"/>
          </w:divBdr>
        </w:div>
        <w:div w:id="1635790488">
          <w:marLeft w:val="0"/>
          <w:marRight w:val="0"/>
          <w:marTop w:val="0"/>
          <w:marBottom w:val="0"/>
          <w:divBdr>
            <w:top w:val="none" w:sz="0" w:space="0" w:color="auto"/>
            <w:left w:val="none" w:sz="0" w:space="0" w:color="auto"/>
            <w:bottom w:val="none" w:sz="0" w:space="0" w:color="auto"/>
            <w:right w:val="none" w:sz="0" w:space="0" w:color="auto"/>
          </w:divBdr>
        </w:div>
        <w:div w:id="2816122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microsoft.com/office/2011/relationships/people" Target="people.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7</Pages>
  <Words>1420</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Temipeju T. Odebunmi</dc:creator>
  <cp:keywords/>
  <dc:description/>
  <cp:lastModifiedBy>Mvendaga Ukor</cp:lastModifiedBy>
  <cp:revision>13</cp:revision>
  <dcterms:created xsi:type="dcterms:W3CDTF">2024-02-15T11:20:00Z</dcterms:created>
  <dcterms:modified xsi:type="dcterms:W3CDTF">2024-03-08T10:59:00Z</dcterms:modified>
</cp:coreProperties>
</file>